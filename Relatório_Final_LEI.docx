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FB78" w14:textId="77777777" w:rsidR="000C2FF8" w:rsidRDefault="00FA3AD6" w:rsidP="00FA3AD6">
      <w:pPr>
        <w:jc w:val="center"/>
      </w:pPr>
      <w:r>
        <w:rPr>
          <w:noProof/>
          <w:color w:val="6B583E"/>
        </w:rPr>
        <w:drawing>
          <wp:inline distT="0" distB="0" distL="0" distR="0" wp14:anchorId="5EC02381" wp14:editId="0C1F0361">
            <wp:extent cx="3960000" cy="1438528"/>
            <wp:effectExtent l="0" t="0" r="254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0" cy="1438528"/>
                    </a:xfrm>
                    <a:prstGeom prst="rect">
                      <a:avLst/>
                    </a:prstGeom>
                  </pic:spPr>
                </pic:pic>
              </a:graphicData>
            </a:graphic>
          </wp:inline>
        </w:drawing>
      </w:r>
    </w:p>
    <w:p w14:paraId="62E0ED0E" w14:textId="69E42E95" w:rsidR="00AE4DE5" w:rsidRPr="0082207F" w:rsidRDefault="00AE4DE5" w:rsidP="00A21A4A">
      <w:pPr>
        <w:spacing w:after="0" w:line="240" w:lineRule="auto"/>
        <w:jc w:val="center"/>
        <w:rPr>
          <w:rFonts w:cs="Arial"/>
          <w:bCs/>
          <w:sz w:val="28"/>
          <w:szCs w:val="18"/>
        </w:rPr>
      </w:pPr>
      <w:bookmarkStart w:id="0" w:name="_Hlk19822442"/>
      <w:r>
        <w:rPr>
          <w:rFonts w:cs="Arial"/>
          <w:bCs/>
          <w:sz w:val="28"/>
          <w:szCs w:val="18"/>
        </w:rPr>
        <w:t xml:space="preserve">Licenciatura em Engenharia </w:t>
      </w:r>
      <w:bookmarkEnd w:id="0"/>
      <w:r w:rsidR="00A21A4A">
        <w:rPr>
          <w:rFonts w:cs="Arial"/>
          <w:bCs/>
          <w:sz w:val="28"/>
          <w:szCs w:val="18"/>
        </w:rPr>
        <w:t>Informática</w:t>
      </w:r>
    </w:p>
    <w:p w14:paraId="69F31969" w14:textId="1CF31C34" w:rsidR="00AE4DE5" w:rsidRPr="0082207F" w:rsidRDefault="00A21A4A" w:rsidP="001A6B75">
      <w:pPr>
        <w:spacing w:after="0" w:line="240" w:lineRule="auto"/>
        <w:jc w:val="center"/>
        <w:rPr>
          <w:rFonts w:cs="Arial"/>
          <w:bCs/>
          <w:sz w:val="28"/>
          <w:szCs w:val="18"/>
        </w:rPr>
      </w:pPr>
      <w:r>
        <w:rPr>
          <w:rFonts w:cs="Arial"/>
          <w:bCs/>
          <w:sz w:val="28"/>
          <w:szCs w:val="18"/>
        </w:rPr>
        <w:t>2026</w:t>
      </w:r>
    </w:p>
    <w:p w14:paraId="2E22BD7E" w14:textId="77777777" w:rsidR="00216702" w:rsidRPr="00FA3AD6" w:rsidRDefault="00216702" w:rsidP="00FA3AD6">
      <w:pPr>
        <w:jc w:val="center"/>
        <w:rPr>
          <w:rFonts w:cs="Arial"/>
        </w:rPr>
      </w:pPr>
    </w:p>
    <w:p w14:paraId="05CC5747" w14:textId="77777777" w:rsidR="000C2FF8" w:rsidRPr="00FA3AD6" w:rsidRDefault="000C2FF8" w:rsidP="00FA3AD6">
      <w:pPr>
        <w:jc w:val="center"/>
        <w:rPr>
          <w:rFonts w:cs="Arial"/>
        </w:rPr>
      </w:pPr>
    </w:p>
    <w:p w14:paraId="0B3D03BB" w14:textId="720175F8" w:rsidR="0082207F" w:rsidRPr="00751B7D" w:rsidRDefault="00A21A4A" w:rsidP="0082207F">
      <w:pPr>
        <w:spacing w:after="0"/>
        <w:jc w:val="center"/>
        <w:rPr>
          <w:rFonts w:eastAsia="Times New Roman" w:cs="Arial"/>
          <w:sz w:val="36"/>
          <w:szCs w:val="36"/>
          <w:lang w:eastAsia="pt-PT"/>
        </w:rPr>
      </w:pPr>
      <w:r>
        <w:rPr>
          <w:rFonts w:eastAsia="Times New Roman" w:cs="Arial"/>
          <w:sz w:val="36"/>
          <w:szCs w:val="36"/>
          <w:lang w:eastAsia="pt-PT"/>
        </w:rPr>
        <w:t>Gonçalo Paulos Rodrigues Brandão</w:t>
      </w:r>
    </w:p>
    <w:p w14:paraId="3EC4D49B" w14:textId="77777777" w:rsidR="00AE4DE5" w:rsidRPr="00FA3AD6" w:rsidRDefault="00AE4DE5" w:rsidP="00FA3AD6">
      <w:pPr>
        <w:jc w:val="center"/>
        <w:rPr>
          <w:rFonts w:cs="Arial"/>
        </w:rPr>
      </w:pPr>
    </w:p>
    <w:p w14:paraId="201D1694" w14:textId="77777777" w:rsidR="00AE4DE5" w:rsidRPr="00FA3AD6" w:rsidRDefault="00AE4DE5" w:rsidP="00FA3AD6">
      <w:pPr>
        <w:jc w:val="center"/>
        <w:rPr>
          <w:rFonts w:cs="Arial"/>
        </w:rPr>
      </w:pPr>
    </w:p>
    <w:p w14:paraId="16F7DE32" w14:textId="77777777" w:rsidR="00CA4784" w:rsidRPr="00FA3AD6" w:rsidRDefault="00CA4784" w:rsidP="00FA3AD6">
      <w:pPr>
        <w:jc w:val="center"/>
        <w:rPr>
          <w:rFonts w:cs="Arial"/>
        </w:rPr>
      </w:pPr>
    </w:p>
    <w:p w14:paraId="3E13E102" w14:textId="4C6DFF46" w:rsidR="00AE4DE5" w:rsidRPr="00FA3AD6" w:rsidRDefault="00A21A4A" w:rsidP="00FA3AD6">
      <w:pPr>
        <w:spacing w:after="0"/>
        <w:jc w:val="center"/>
        <w:rPr>
          <w:rFonts w:eastAsia="Times New Roman" w:cs="Arial"/>
          <w:b/>
          <w:smallCaps/>
          <w:sz w:val="44"/>
          <w:szCs w:val="44"/>
          <w:lang w:eastAsia="pt-PT"/>
        </w:rPr>
      </w:pPr>
      <w:r>
        <w:rPr>
          <w:rFonts w:eastAsia="Times New Roman" w:cs="Arial"/>
          <w:b/>
          <w:smallCaps/>
          <w:sz w:val="44"/>
          <w:szCs w:val="44"/>
          <w:lang w:eastAsia="pt-PT"/>
        </w:rPr>
        <w:t>SWEB – Área do Cliente</w:t>
      </w:r>
    </w:p>
    <w:p w14:paraId="295AA4F9" w14:textId="77777777" w:rsidR="00CA4784" w:rsidRPr="00FA3AD6" w:rsidRDefault="00CA4784" w:rsidP="00FA3AD6">
      <w:pPr>
        <w:jc w:val="center"/>
        <w:rPr>
          <w:rFonts w:cs="Arial"/>
        </w:rPr>
      </w:pPr>
    </w:p>
    <w:p w14:paraId="1577BB27" w14:textId="77777777" w:rsidR="00CA4784" w:rsidRPr="00FA3AD6" w:rsidRDefault="00CA4784" w:rsidP="00FA3AD6">
      <w:pPr>
        <w:jc w:val="center"/>
        <w:rPr>
          <w:rFonts w:cs="Arial"/>
        </w:rPr>
      </w:pPr>
    </w:p>
    <w:p w14:paraId="2D5380B7" w14:textId="77777777" w:rsidR="00AE4DE5" w:rsidRDefault="00AE4DE5" w:rsidP="00FA3AD6">
      <w:pPr>
        <w:jc w:val="center"/>
        <w:rPr>
          <w:rFonts w:cs="Arial"/>
        </w:rPr>
      </w:pPr>
    </w:p>
    <w:p w14:paraId="777DB323" w14:textId="77777777" w:rsidR="0082207F" w:rsidRDefault="0082207F" w:rsidP="00FA3AD6">
      <w:pPr>
        <w:jc w:val="center"/>
        <w:rPr>
          <w:rFonts w:cs="Arial"/>
        </w:rPr>
      </w:pPr>
    </w:p>
    <w:p w14:paraId="2C4E2A92" w14:textId="77777777" w:rsidR="001A6B75" w:rsidRPr="00FA3AD6" w:rsidRDefault="001A6B75" w:rsidP="00FA3AD6">
      <w:pPr>
        <w:jc w:val="center"/>
        <w:rPr>
          <w:rFonts w:cs="Arial"/>
        </w:rPr>
      </w:pPr>
    </w:p>
    <w:p w14:paraId="4DC3E965" w14:textId="77777777" w:rsidR="00AE4DE5" w:rsidRDefault="00AE4DE5" w:rsidP="00FA3AD6">
      <w:pPr>
        <w:jc w:val="center"/>
        <w:rPr>
          <w:rFonts w:cs="Arial"/>
        </w:rPr>
      </w:pPr>
    </w:p>
    <w:p w14:paraId="6FDDB708" w14:textId="77777777" w:rsidR="00FA3AD6" w:rsidRPr="00FA3AD6" w:rsidRDefault="00FA3AD6" w:rsidP="00FA3AD6">
      <w:pPr>
        <w:jc w:val="center"/>
        <w:rPr>
          <w:rFonts w:cs="Arial"/>
        </w:rPr>
      </w:pPr>
    </w:p>
    <w:p w14:paraId="27C3AAF7" w14:textId="77777777" w:rsidR="00CA4784" w:rsidRPr="00FA3AD6" w:rsidRDefault="00CA4784" w:rsidP="00FA3AD6">
      <w:pPr>
        <w:jc w:val="center"/>
        <w:rPr>
          <w:rFonts w:cs="Arial"/>
        </w:rPr>
      </w:pPr>
    </w:p>
    <w:p w14:paraId="18827F5A" w14:textId="77777777" w:rsidR="00065A84" w:rsidRPr="00FA3AD6" w:rsidRDefault="00065A84" w:rsidP="00FA3AD6">
      <w:pPr>
        <w:jc w:val="center"/>
        <w:rPr>
          <w:rFonts w:cs="Arial"/>
        </w:rPr>
      </w:pPr>
    </w:p>
    <w:p w14:paraId="615C6D52" w14:textId="09D796E4" w:rsidR="00FA3AD6" w:rsidRDefault="00FA3AD6" w:rsidP="00FA3AD6">
      <w:pPr>
        <w:tabs>
          <w:tab w:val="left" w:pos="1294"/>
        </w:tabs>
        <w:spacing w:after="0"/>
        <w:jc w:val="center"/>
        <w:rPr>
          <w:rFonts w:eastAsia="Times New Roman" w:cs="Arial"/>
          <w:b/>
          <w:lang w:eastAsia="pt-PT"/>
        </w:rPr>
      </w:pPr>
      <w:r>
        <w:rPr>
          <w:rFonts w:eastAsia="Times New Roman" w:cs="Arial"/>
          <w:b/>
          <w:lang w:eastAsia="pt-PT"/>
        </w:rPr>
        <w:t xml:space="preserve">Relatório de projeto orientado pelo Professor Doutor </w:t>
      </w:r>
      <w:r w:rsidR="003B7496" w:rsidRPr="003B7496">
        <w:rPr>
          <w:rFonts w:eastAsia="Times New Roman" w:cs="Arial"/>
          <w:b/>
          <w:lang w:eastAsia="pt-PT"/>
        </w:rPr>
        <w:t>Mário Jorge Dias Lousã</w:t>
      </w:r>
      <w:r>
        <w:rPr>
          <w:rFonts w:eastAsia="Times New Roman" w:cs="Arial"/>
          <w:b/>
          <w:lang w:eastAsia="pt-PT"/>
        </w:rPr>
        <w:t xml:space="preserve"> e apresentada à Escola Superior de Ciência e Tecnologia</w:t>
      </w:r>
    </w:p>
    <w:p w14:paraId="31DAC386" w14:textId="77777777" w:rsidR="001A6B75" w:rsidRPr="00FA3AD6" w:rsidRDefault="001A6B75" w:rsidP="00FA3AD6">
      <w:pPr>
        <w:tabs>
          <w:tab w:val="left" w:pos="1294"/>
        </w:tabs>
        <w:spacing w:after="0"/>
        <w:jc w:val="center"/>
        <w:rPr>
          <w:rFonts w:cs="Arial"/>
        </w:rPr>
      </w:pPr>
    </w:p>
    <w:p w14:paraId="7A429239" w14:textId="4983841B" w:rsidR="00202DEB" w:rsidRPr="008A07E5" w:rsidRDefault="003B7496" w:rsidP="008A07E5">
      <w:pPr>
        <w:spacing w:after="0"/>
        <w:jc w:val="center"/>
        <w:rPr>
          <w:rFonts w:eastAsia="Times New Roman" w:cs="Arial"/>
          <w:sz w:val="24"/>
          <w:szCs w:val="24"/>
          <w:lang w:eastAsia="pt-PT"/>
        </w:rPr>
        <w:sectPr w:rsidR="00202DEB" w:rsidRPr="008A07E5" w:rsidSect="009A3A25">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fmt="lowerRoman"/>
          <w:cols w:space="708"/>
          <w:titlePg/>
          <w:docGrid w:linePitch="360"/>
        </w:sectPr>
      </w:pPr>
      <w:r>
        <w:rPr>
          <w:rFonts w:eastAsia="Times New Roman" w:cs="Arial"/>
          <w:sz w:val="24"/>
          <w:szCs w:val="24"/>
          <w:lang w:eastAsia="pt-PT"/>
        </w:rPr>
        <w:t xml:space="preserve">Julho </w:t>
      </w:r>
      <w:r w:rsidR="001A6B75">
        <w:rPr>
          <w:rFonts w:eastAsia="Times New Roman" w:cs="Arial"/>
          <w:sz w:val="24"/>
          <w:szCs w:val="24"/>
          <w:lang w:eastAsia="pt-PT"/>
        </w:rPr>
        <w:t>de 20</w:t>
      </w:r>
      <w:r>
        <w:rPr>
          <w:rFonts w:eastAsia="Times New Roman" w:cs="Arial"/>
          <w:sz w:val="24"/>
          <w:szCs w:val="24"/>
          <w:lang w:eastAsia="pt-PT"/>
        </w:rPr>
        <w:t>26</w:t>
      </w:r>
    </w:p>
    <w:p w14:paraId="79AB3070" w14:textId="3203966D" w:rsidR="00591742" w:rsidRDefault="005F29FE" w:rsidP="00D4185F">
      <w:pPr>
        <w:pStyle w:val="TituloPrincipal"/>
      </w:pPr>
      <w:bookmarkStart w:id="1" w:name="_Toc234543812"/>
      <w:r>
        <w:lastRenderedPageBreak/>
        <w:t>Resumo</w:t>
      </w:r>
      <w:bookmarkEnd w:id="1"/>
    </w:p>
    <w:p w14:paraId="04D15626" w14:textId="5A9B3E7B" w:rsidR="00A402AA" w:rsidRPr="00A402AA" w:rsidRDefault="00A402AA" w:rsidP="00A402AA">
      <w:pPr>
        <w:pStyle w:val="Texto"/>
      </w:pPr>
      <w:r w:rsidRPr="00A402AA">
        <w:t>Este relatório apresenta o desenvolvimento e implementação do mecanismo de acesso externo, do mecanismo de avaliação de tarefas e da área de cliente para o módulo de Tarefas Externas do Sweb, uma aplicação de gestão empresarial que se encontra em constante evolução há vários anos. O trabalho foi realizado em ambiente empresarial, inserido numa equipa que realiza, continuamente, o seu funcionamento e evolução, e abrangeu duas limitações concretas: a inexistência de um canal de acesso externo não autenticado para o módulo de Tarefas Externas e a inexistência de um processo sistemático de recolha de feedbacks dos clientes sobre o serviço prestado.</w:t>
      </w:r>
    </w:p>
    <w:p w14:paraId="6DE2A7C6" w14:textId="1CFFFA8B" w:rsidR="00A402AA" w:rsidRPr="00A402AA" w:rsidRDefault="00A402AA" w:rsidP="00A402AA">
      <w:pPr>
        <w:pStyle w:val="Texto"/>
      </w:pPr>
      <w:r w:rsidRPr="00A402AA">
        <w:t xml:space="preserve">A solução foi desenhada efetuando a replicação e adaptação do padrão arquitetural já estabelecido no sistema para outras entidades, dispondo de todas as camadas da aplicação (modelo de dados, persistência, lógica de negócios, exposição de serviços e interface). Implementou-se um mecanismo de geração e validação de ligações temporárias e seguras, enviadas por correio eletrónico, que permitem ao cliente aceder a uma tarefa e responder a um questionário de avaliação sem a necessidade de criar um utilizador no sistema. Os resultados das avaliações são guardados através de um modelo de persistência desenhado para se manter fiel e interpretável mesmo após alterações futuras ao questionário de origem.  Foi ainda implementado uma </w:t>
      </w:r>
      <w:r w:rsidR="00267D0E" w:rsidRPr="00267D0E">
        <w:t xml:space="preserve">pré-visualização </w:t>
      </w:r>
      <w:r w:rsidRPr="00A402AA">
        <w:t xml:space="preserve">interna, </w:t>
      </w:r>
      <w:r w:rsidR="00267D0E">
        <w:t>um</w:t>
      </w:r>
      <w:r w:rsidR="00267D0E" w:rsidRPr="00A402AA">
        <w:t xml:space="preserve"> </w:t>
      </w:r>
      <w:r w:rsidRPr="003B39BF">
        <w:rPr>
          <w:i/>
          <w:iCs/>
        </w:rPr>
        <w:t>dashboard</w:t>
      </w:r>
      <w:r w:rsidRPr="00A402AA">
        <w:t xml:space="preserve"> de resultados das avaliações de tarefas e um painel de atividade para o cliente externo.</w:t>
      </w:r>
    </w:p>
    <w:p w14:paraId="38001ABC" w14:textId="2B4B4B12" w:rsidR="00B33360" w:rsidRPr="00FB62D9" w:rsidRDefault="00A402AA" w:rsidP="00A402AA">
      <w:pPr>
        <w:pStyle w:val="Texto"/>
        <w:rPr>
          <w:sz w:val="18"/>
          <w:szCs w:val="18"/>
        </w:rPr>
      </w:pPr>
      <w:r w:rsidRPr="00A402AA">
        <w:t>O desenvolvimento foi tratado com uma abordagem incremental e iterativa, através da implementação completa e individual de cada funcionalidade, garantindo a coerência com as convenções já existentes no sistema. Todos os objetivos definidos foram alcançados, fornecendo à empresa de um canal de comunicação seguro e auditável com os seus clientes e de um mecanismo formalizado de avaliação do serviço prestado.</w:t>
      </w:r>
      <w:r w:rsidR="00B33360">
        <w:rPr>
          <w:sz w:val="18"/>
          <w:szCs w:val="18"/>
        </w:rPr>
        <w:br w:type="page"/>
      </w:r>
    </w:p>
    <w:p w14:paraId="40543F31" w14:textId="77777777" w:rsidR="00591742" w:rsidRPr="008A07E5" w:rsidRDefault="00B33360" w:rsidP="00D4185F">
      <w:pPr>
        <w:pStyle w:val="TituloPrincipal"/>
        <w:rPr>
          <w:lang w:val="en-US"/>
        </w:rPr>
      </w:pPr>
      <w:bookmarkStart w:id="2" w:name="_Toc234543813"/>
      <w:r w:rsidRPr="008A07E5">
        <w:rPr>
          <w:lang w:val="en-US"/>
        </w:rPr>
        <w:lastRenderedPageBreak/>
        <w:t>Abstract</w:t>
      </w:r>
      <w:bookmarkEnd w:id="2"/>
    </w:p>
    <w:p w14:paraId="03F2018A" w14:textId="77777777" w:rsidR="00A402AA" w:rsidRPr="00A402AA" w:rsidRDefault="00A402AA" w:rsidP="00A402AA">
      <w:pPr>
        <w:pStyle w:val="Texto"/>
        <w:rPr>
          <w:lang w:val="en-US"/>
        </w:rPr>
      </w:pPr>
      <w:r w:rsidRPr="00A402AA">
        <w:rPr>
          <w:lang w:val="en-US"/>
        </w:rPr>
        <w:t>This report presents the development and implementation of the external access mechanism, the task evaluation mechanism, and the client area for the External Tasks module of Sweb, a business management application that has been in constant evolution for several years. The work was carried out in a corporate environment, integrated into a team that continuously carries out its operation and evolution, and covered two concrete limitations: the absence of an unauthenticated external access channel for the External Tasks module and the absence of a systematic process for collecting customer feedback on the service provided.</w:t>
      </w:r>
    </w:p>
    <w:p w14:paraId="7631B863" w14:textId="22D89B44" w:rsidR="00A402AA" w:rsidRPr="00A402AA" w:rsidRDefault="00A402AA" w:rsidP="00A402AA">
      <w:pPr>
        <w:pStyle w:val="Texto"/>
        <w:rPr>
          <w:lang w:val="en-US"/>
        </w:rPr>
      </w:pPr>
      <w:r w:rsidRPr="00A402AA">
        <w:rPr>
          <w:lang w:val="en-US"/>
        </w:rPr>
        <w:t xml:space="preserve">The solution was designed by replicating and adapting the architectural pattern already established in the system for other entities, spanning all layers of the application (data model, persistence, business logic, service exposure, and interface). A mechanism for generating and validating temporary, secure links, sent by </w:t>
      </w:r>
      <w:r w:rsidR="00AB2C6B">
        <w:rPr>
          <w:lang w:val="en-US"/>
        </w:rPr>
        <w:t>e-mail</w:t>
      </w:r>
      <w:r w:rsidRPr="00A402AA">
        <w:rPr>
          <w:lang w:val="en-US"/>
        </w:rPr>
        <w:t>, was implemented, allowing the client to access a task and respond to an evaluation questionnaire without the need to create a user in the system. The results of the evaluations are saved through a persistence model designed to remain faithful and interpretable even after future changes to the source questionnaire. An internal preview, an evaluation results dashboard, and an activity panel for the external client were also implemented.</w:t>
      </w:r>
    </w:p>
    <w:p w14:paraId="72A0A139" w14:textId="6C7BA313" w:rsidR="00090BD3" w:rsidRPr="00591742" w:rsidRDefault="00A402AA" w:rsidP="00A402AA">
      <w:pPr>
        <w:pStyle w:val="Texto"/>
        <w:rPr>
          <w:lang w:val="en-US"/>
        </w:rPr>
      </w:pPr>
      <w:r w:rsidRPr="00A402AA">
        <w:rPr>
          <w:lang w:val="en-US"/>
        </w:rPr>
        <w:t>The development was handled with an incremental and iterative approach, through the complete and individual implementation of each feature, ensuring consistency with the conventions already existing in the system. All defined objectives were achieved, providing the company with a secure and auditable communication channel with its clients and a formalized mechanism for evaluating the service provided.</w:t>
      </w:r>
      <w:r w:rsidR="00090BD3" w:rsidRPr="00591742">
        <w:rPr>
          <w:lang w:val="en-US"/>
        </w:rPr>
        <w:br w:type="page"/>
      </w:r>
    </w:p>
    <w:p w14:paraId="1755F5E4" w14:textId="77777777" w:rsidR="00E665F0" w:rsidRPr="00455351" w:rsidRDefault="00E665F0" w:rsidP="00D4185F">
      <w:pPr>
        <w:pStyle w:val="TituloPrincipal"/>
      </w:pPr>
      <w:bookmarkStart w:id="3" w:name="_Toc234543814"/>
      <w:bookmarkStart w:id="4" w:name="_Hlk21197585"/>
      <w:r>
        <w:lastRenderedPageBreak/>
        <w:t>Lista de abreviaturas e siglas</w:t>
      </w:r>
      <w:bookmarkEnd w:id="3"/>
    </w:p>
    <w:bookmarkEnd w:id="4"/>
    <w:p w14:paraId="20205067" w14:textId="77777777" w:rsidR="00267D0E" w:rsidRPr="00607957" w:rsidRDefault="00267D0E" w:rsidP="00607957">
      <w:r w:rsidRPr="00607957">
        <w:rPr>
          <w:b/>
        </w:rPr>
        <w:t xml:space="preserve">API: </w:t>
      </w:r>
      <w:r w:rsidRPr="00607957">
        <w:t>Interface de Programação de Aplicações (Application Programming Interface).</w:t>
      </w:r>
    </w:p>
    <w:p w14:paraId="12B93AC4" w14:textId="77777777" w:rsidR="00267D0E" w:rsidRPr="00607957" w:rsidRDefault="00267D0E" w:rsidP="00607957">
      <w:r w:rsidRPr="00607957">
        <w:rPr>
          <w:b/>
        </w:rPr>
        <w:t xml:space="preserve">ASP.NET: </w:t>
      </w:r>
      <w:r w:rsidRPr="00607957">
        <w:t>Framework de desenvolvimento de aplicações web da Microsoft (Active Server Pages .NET).</w:t>
      </w:r>
    </w:p>
    <w:p w14:paraId="67101F48" w14:textId="77777777" w:rsidR="00267D0E" w:rsidRPr="00607957" w:rsidRDefault="00267D0E" w:rsidP="00607957">
      <w:r w:rsidRPr="00607957">
        <w:rPr>
          <w:b/>
        </w:rPr>
        <w:t xml:space="preserve">CRM: </w:t>
      </w:r>
      <w:r w:rsidRPr="00607957">
        <w:t>Gestão do Relacionamento com o Cliente (Customer Relationship Management).</w:t>
      </w:r>
    </w:p>
    <w:p w14:paraId="708D0231" w14:textId="77777777" w:rsidR="00267D0E" w:rsidRPr="00607957" w:rsidRDefault="00267D0E" w:rsidP="00607957">
      <w:r w:rsidRPr="00607957">
        <w:rPr>
          <w:b/>
        </w:rPr>
        <w:t xml:space="preserve">CSS: </w:t>
      </w:r>
      <w:r w:rsidRPr="00607957">
        <w:t>Folhas de Estilo em Cascata (Cascading Style Sheets).</w:t>
      </w:r>
    </w:p>
    <w:p w14:paraId="6C9A075C" w14:textId="77777777" w:rsidR="00267D0E" w:rsidRPr="00607957" w:rsidRDefault="00267D0E" w:rsidP="00607957">
      <w:r w:rsidRPr="00607957">
        <w:rPr>
          <w:b/>
        </w:rPr>
        <w:t xml:space="preserve">DTO: </w:t>
      </w:r>
      <w:r w:rsidRPr="00607957">
        <w:t>Objeto de Transferência de Dados (Data Transfer Object).</w:t>
      </w:r>
    </w:p>
    <w:p w14:paraId="6C195479" w14:textId="77777777" w:rsidR="00267D0E" w:rsidRPr="00607957" w:rsidRDefault="00267D0E" w:rsidP="00607957">
      <w:r w:rsidRPr="00607957">
        <w:rPr>
          <w:b/>
        </w:rPr>
        <w:t xml:space="preserve">EF6: </w:t>
      </w:r>
      <w:r w:rsidRPr="00607957">
        <w:t>Framework de mapeamento objeto-relacional da Microsoft (Entity Framework 6).</w:t>
      </w:r>
    </w:p>
    <w:p w14:paraId="22CA9022" w14:textId="77777777" w:rsidR="00267D0E" w:rsidRPr="00607957" w:rsidRDefault="00267D0E" w:rsidP="00607957">
      <w:r w:rsidRPr="00607957">
        <w:rPr>
          <w:b/>
        </w:rPr>
        <w:t xml:space="preserve">ERP: </w:t>
      </w:r>
      <w:r w:rsidRPr="00607957">
        <w:t>Sistema de Planeamento de Recursos Empresariais (Enterprise Resource Planning).</w:t>
      </w:r>
    </w:p>
    <w:p w14:paraId="50082AAA" w14:textId="77777777" w:rsidR="00267D0E" w:rsidRPr="00607957" w:rsidRDefault="00267D0E" w:rsidP="00607957">
      <w:r w:rsidRPr="00607957">
        <w:rPr>
          <w:b/>
        </w:rPr>
        <w:t xml:space="preserve">HTML: </w:t>
      </w:r>
      <w:r w:rsidRPr="00607957">
        <w:t>Linguagem de Marcação de Hipertexto (HyperText Markup Language).</w:t>
      </w:r>
    </w:p>
    <w:p w14:paraId="64598C14" w14:textId="77777777" w:rsidR="00267D0E" w:rsidRPr="00607957" w:rsidRDefault="00267D0E" w:rsidP="00607957">
      <w:r w:rsidRPr="00607957">
        <w:rPr>
          <w:b/>
        </w:rPr>
        <w:t xml:space="preserve">JSON: </w:t>
      </w:r>
      <w:r w:rsidRPr="00607957">
        <w:t>Notação de Objetos JavaScript (JavaScript Object Notation).</w:t>
      </w:r>
    </w:p>
    <w:p w14:paraId="5A5FD0AD" w14:textId="77777777" w:rsidR="00267D0E" w:rsidRPr="00607957" w:rsidRDefault="00267D0E" w:rsidP="00607957">
      <w:r w:rsidRPr="00607957">
        <w:rPr>
          <w:b/>
        </w:rPr>
        <w:t xml:space="preserve">KPI: </w:t>
      </w:r>
      <w:r w:rsidRPr="00607957">
        <w:t>Indicador-Chave de Desempenho (Key Performance Indicator).</w:t>
      </w:r>
    </w:p>
    <w:p w14:paraId="28D56EE4" w14:textId="77777777" w:rsidR="00267D0E" w:rsidRPr="00607957" w:rsidRDefault="00267D0E" w:rsidP="00607957">
      <w:r w:rsidRPr="00607957">
        <w:rPr>
          <w:b/>
        </w:rPr>
        <w:t xml:space="preserve">SMS: </w:t>
      </w:r>
      <w:r w:rsidRPr="00607957">
        <w:t>Serviço de Mensagens Curtas (Short Message Service).</w:t>
      </w:r>
    </w:p>
    <w:p w14:paraId="1F0BE5D7" w14:textId="77777777" w:rsidR="00267D0E" w:rsidRPr="00607957" w:rsidRDefault="00267D0E" w:rsidP="00607957">
      <w:r w:rsidRPr="00607957">
        <w:rPr>
          <w:b/>
        </w:rPr>
        <w:t xml:space="preserve">SQL: </w:t>
      </w:r>
      <w:r w:rsidRPr="00607957">
        <w:t>Linguagem de Consulta Estruturada (Structured Query Language).</w:t>
      </w:r>
    </w:p>
    <w:p w14:paraId="267D27BF" w14:textId="77777777" w:rsidR="00267D0E" w:rsidRPr="00607957" w:rsidRDefault="00267D0E" w:rsidP="00607957">
      <w:r w:rsidRPr="00607957">
        <w:rPr>
          <w:b/>
        </w:rPr>
        <w:t xml:space="preserve">TPH: </w:t>
      </w:r>
      <w:r w:rsidRPr="00607957">
        <w:t>Estratégia de mapeamento que usa uma única tabela por hierarquia de herança (Table-Per-Hierarchy).</w:t>
      </w:r>
    </w:p>
    <w:p w14:paraId="2A6A9E88" w14:textId="77777777" w:rsidR="00267D0E" w:rsidRPr="00607957" w:rsidRDefault="00267D0E" w:rsidP="00607957">
      <w:r w:rsidRPr="00607957">
        <w:rPr>
          <w:b/>
        </w:rPr>
        <w:t xml:space="preserve">TPT: </w:t>
      </w:r>
      <w:r w:rsidRPr="00607957">
        <w:t>Estratégia de mapeamento que usa uma tabela por tipo de entidade (Table-Per-Type).</w:t>
      </w:r>
    </w:p>
    <w:p w14:paraId="5750A092" w14:textId="77777777" w:rsidR="00267D0E" w:rsidRPr="00607957" w:rsidRDefault="00267D0E" w:rsidP="00607957">
      <w:r w:rsidRPr="00607957">
        <w:rPr>
          <w:b/>
        </w:rPr>
        <w:t xml:space="preserve">URL: </w:t>
      </w:r>
      <w:r w:rsidRPr="00607957">
        <w:t>Localizador Uniforme de Recursos (Uniform Resource Locator).</w:t>
      </w:r>
    </w:p>
    <w:p w14:paraId="0620E29D" w14:textId="77777777" w:rsidR="00E665F0" w:rsidRPr="00607957" w:rsidRDefault="00E665F0" w:rsidP="00950F81">
      <w:pPr>
        <w:spacing w:before="120" w:after="120" w:line="360" w:lineRule="auto"/>
        <w:ind w:firstLine="709"/>
        <w:jc w:val="both"/>
        <w:rPr>
          <w:rFonts w:cs="Arial"/>
          <w:szCs w:val="20"/>
        </w:rPr>
      </w:pPr>
    </w:p>
    <w:p w14:paraId="36A266B8" w14:textId="77777777" w:rsidR="00E665F0" w:rsidRPr="00607957" w:rsidRDefault="00E665F0">
      <w:pPr>
        <w:rPr>
          <w:rFonts w:eastAsia="Times New Roman" w:cs="Arial"/>
          <w:b/>
          <w:sz w:val="24"/>
          <w:lang w:eastAsia="pt-PT"/>
        </w:rPr>
      </w:pPr>
      <w:r w:rsidRPr="00607957">
        <w:rPr>
          <w:rFonts w:cs="Arial"/>
          <w:b/>
          <w:sz w:val="24"/>
          <w:szCs w:val="20"/>
        </w:rPr>
        <w:br w:type="page"/>
      </w:r>
    </w:p>
    <w:p w14:paraId="0F4B77D7" w14:textId="77777777" w:rsidR="00090BD3" w:rsidRPr="00607957" w:rsidRDefault="00090BD3" w:rsidP="00C265AA">
      <w:pPr>
        <w:pBdr>
          <w:bottom w:val="single" w:sz="4" w:space="1" w:color="auto"/>
        </w:pBdr>
        <w:rPr>
          <w:rFonts w:cs="Arial"/>
          <w:b/>
          <w:sz w:val="28"/>
          <w:lang w:val="en-US"/>
        </w:rPr>
      </w:pPr>
      <w:r w:rsidRPr="00607957">
        <w:rPr>
          <w:rFonts w:cs="Arial"/>
          <w:b/>
          <w:sz w:val="28"/>
          <w:lang w:val="en-US"/>
        </w:rPr>
        <w:lastRenderedPageBreak/>
        <w:t>Índice</w:t>
      </w:r>
    </w:p>
    <w:sdt>
      <w:sdtPr>
        <w:rPr>
          <w:rFonts w:ascii="Arial" w:eastAsiaTheme="minorHAnsi" w:hAnsi="Arial" w:cs="Arial"/>
          <w:color w:val="auto"/>
          <w:sz w:val="20"/>
          <w:szCs w:val="20"/>
          <w:lang w:eastAsia="en-US"/>
        </w:rPr>
        <w:id w:val="-192767656"/>
        <w:docPartObj>
          <w:docPartGallery w:val="Table of Contents"/>
          <w:docPartUnique/>
        </w:docPartObj>
      </w:sdtPr>
      <w:sdtEndPr>
        <w:rPr>
          <w:b/>
          <w:bCs/>
        </w:rPr>
      </w:sdtEndPr>
      <w:sdtContent>
        <w:p w14:paraId="26C85B6F" w14:textId="77777777" w:rsidR="00C265AA" w:rsidRPr="00754D90" w:rsidRDefault="00C265AA" w:rsidP="00AA2B0C">
          <w:pPr>
            <w:pStyle w:val="TOCHeading"/>
            <w:spacing w:before="120" w:after="120" w:line="240" w:lineRule="auto"/>
            <w:rPr>
              <w:rFonts w:ascii="Arial" w:hAnsi="Arial" w:cs="Arial"/>
              <w:sz w:val="20"/>
              <w:szCs w:val="20"/>
            </w:rPr>
          </w:pPr>
        </w:p>
        <w:p w14:paraId="4AC67F89" w14:textId="3F0B33BA" w:rsidR="005013A4" w:rsidRDefault="00C265AA">
          <w:pPr>
            <w:pStyle w:val="TOC1"/>
            <w:tabs>
              <w:tab w:val="right" w:leader="dot" w:pos="8494"/>
            </w:tabs>
            <w:rPr>
              <w:ins w:id="5" w:author="Gonçalo Brandão" w:date="2026-07-10T02:43:00Z" w16du:dateUtc="2026-07-10T01:43:00Z"/>
              <w:rFonts w:asciiTheme="minorHAnsi" w:eastAsiaTheme="minorEastAsia" w:hAnsiTheme="minorHAnsi"/>
              <w:noProof/>
              <w:kern w:val="2"/>
              <w:sz w:val="24"/>
              <w:szCs w:val="24"/>
              <w:lang w:val="en-US"/>
              <w14:ligatures w14:val="standardContextual"/>
            </w:rPr>
          </w:pPr>
          <w:r>
            <w:rPr>
              <w:rFonts w:cs="Arial"/>
            </w:rPr>
            <w:fldChar w:fldCharType="begin"/>
          </w:r>
          <w:r>
            <w:rPr>
              <w:rFonts w:cs="Arial"/>
            </w:rPr>
            <w:instrText xml:space="preserve"> TOC \o "1-3" \h \z \u </w:instrText>
          </w:r>
          <w:r>
            <w:rPr>
              <w:rFonts w:cs="Arial"/>
            </w:rPr>
            <w:fldChar w:fldCharType="separate"/>
          </w:r>
          <w:ins w:id="6" w:author="Gonçalo Brandão" w:date="2026-07-10T02:43:00Z" w16du:dateUtc="2026-07-10T01:43:00Z">
            <w:r w:rsidR="005013A4" w:rsidRPr="000A6BB7">
              <w:rPr>
                <w:rStyle w:val="Hyperlink"/>
                <w:noProof/>
              </w:rPr>
              <w:fldChar w:fldCharType="begin"/>
            </w:r>
            <w:r w:rsidR="005013A4" w:rsidRPr="000A6BB7">
              <w:rPr>
                <w:rStyle w:val="Hyperlink"/>
                <w:noProof/>
              </w:rPr>
              <w:instrText xml:space="preserve"> </w:instrText>
            </w:r>
            <w:r w:rsidR="005013A4">
              <w:rPr>
                <w:noProof/>
              </w:rPr>
              <w:instrText>HYPERLINK \l "_Toc234543812"</w:instrText>
            </w:r>
            <w:r w:rsidR="005013A4" w:rsidRPr="000A6BB7">
              <w:rPr>
                <w:rStyle w:val="Hyperlink"/>
                <w:noProof/>
              </w:rPr>
              <w:instrText xml:space="preserve"> </w:instrText>
            </w:r>
            <w:r w:rsidR="005013A4" w:rsidRPr="000A6BB7">
              <w:rPr>
                <w:rStyle w:val="Hyperlink"/>
                <w:noProof/>
              </w:rPr>
            </w:r>
            <w:r w:rsidR="005013A4" w:rsidRPr="000A6BB7">
              <w:rPr>
                <w:rStyle w:val="Hyperlink"/>
                <w:noProof/>
              </w:rPr>
              <w:fldChar w:fldCharType="separate"/>
            </w:r>
            <w:r w:rsidR="005013A4" w:rsidRPr="000A6BB7">
              <w:rPr>
                <w:rStyle w:val="Hyperlink"/>
                <w:noProof/>
              </w:rPr>
              <w:t>Resumo</w:t>
            </w:r>
            <w:r w:rsidR="005013A4">
              <w:rPr>
                <w:noProof/>
                <w:webHidden/>
              </w:rPr>
              <w:tab/>
            </w:r>
            <w:r w:rsidR="005013A4">
              <w:rPr>
                <w:noProof/>
                <w:webHidden/>
              </w:rPr>
              <w:fldChar w:fldCharType="begin"/>
            </w:r>
            <w:r w:rsidR="005013A4">
              <w:rPr>
                <w:noProof/>
                <w:webHidden/>
              </w:rPr>
              <w:instrText xml:space="preserve"> PAGEREF _Toc234543812 \h </w:instrText>
            </w:r>
          </w:ins>
          <w:r w:rsidR="005013A4">
            <w:rPr>
              <w:noProof/>
              <w:webHidden/>
            </w:rPr>
          </w:r>
          <w:ins w:id="7" w:author="Gonçalo Brandão" w:date="2026-07-10T02:43:00Z" w16du:dateUtc="2026-07-10T01:43:00Z">
            <w:r w:rsidR="005013A4">
              <w:rPr>
                <w:noProof/>
                <w:webHidden/>
              </w:rPr>
              <w:fldChar w:fldCharType="separate"/>
            </w:r>
            <w:r w:rsidR="005013A4">
              <w:rPr>
                <w:noProof/>
                <w:webHidden/>
              </w:rPr>
              <w:t>3</w:t>
            </w:r>
            <w:r w:rsidR="005013A4">
              <w:rPr>
                <w:noProof/>
                <w:webHidden/>
              </w:rPr>
              <w:fldChar w:fldCharType="end"/>
            </w:r>
            <w:r w:rsidR="005013A4" w:rsidRPr="000A6BB7">
              <w:rPr>
                <w:rStyle w:val="Hyperlink"/>
                <w:noProof/>
              </w:rPr>
              <w:fldChar w:fldCharType="end"/>
            </w:r>
          </w:ins>
        </w:p>
        <w:p w14:paraId="3C179099" w14:textId="56094B3B" w:rsidR="005013A4" w:rsidRDefault="005013A4">
          <w:pPr>
            <w:pStyle w:val="TOC1"/>
            <w:tabs>
              <w:tab w:val="right" w:leader="dot" w:pos="8494"/>
            </w:tabs>
            <w:rPr>
              <w:ins w:id="8" w:author="Gonçalo Brandão" w:date="2026-07-10T02:43:00Z" w16du:dateUtc="2026-07-10T01:43:00Z"/>
              <w:rFonts w:asciiTheme="minorHAnsi" w:eastAsiaTheme="minorEastAsia" w:hAnsiTheme="minorHAnsi"/>
              <w:noProof/>
              <w:kern w:val="2"/>
              <w:sz w:val="24"/>
              <w:szCs w:val="24"/>
              <w:lang w:val="en-US"/>
              <w14:ligatures w14:val="standardContextual"/>
            </w:rPr>
          </w:pPr>
          <w:ins w:id="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"_Toc234543813"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lang w:val="en-US"/>
              </w:rPr>
              <w:t>Abstract</w:t>
            </w:r>
            <w:r>
              <w:rPr>
                <w:noProof/>
                <w:webHidden/>
              </w:rPr>
              <w:tab/>
            </w:r>
            <w:r>
              <w:rPr>
                <w:noProof/>
                <w:webHidden/>
              </w:rPr>
              <w:fldChar w:fldCharType="begin"/>
            </w:r>
            <w:r>
              <w:rPr>
                <w:noProof/>
                <w:webHidden/>
              </w:rPr>
              <w:instrText xml:space="preserve"> PAGEREF _Toc234543813 \h </w:instrText>
            </w:r>
          </w:ins>
          <w:r>
            <w:rPr>
              <w:noProof/>
              <w:webHidden/>
            </w:rPr>
          </w:r>
          <w:ins w:id="10" w:author="Gonçalo Brandão" w:date="2026-07-10T02:43:00Z" w16du:dateUtc="2026-07-10T01:43:00Z">
            <w:r>
              <w:rPr>
                <w:noProof/>
                <w:webHidden/>
              </w:rPr>
              <w:fldChar w:fldCharType="separate"/>
            </w:r>
            <w:r>
              <w:rPr>
                <w:noProof/>
                <w:webHidden/>
              </w:rPr>
              <w:t>4</w:t>
            </w:r>
            <w:r>
              <w:rPr>
                <w:noProof/>
                <w:webHidden/>
              </w:rPr>
              <w:fldChar w:fldCharType="end"/>
            </w:r>
            <w:r w:rsidRPr="000A6BB7">
              <w:rPr>
                <w:rStyle w:val="Hyperlink"/>
                <w:noProof/>
              </w:rPr>
              <w:fldChar w:fldCharType="end"/>
            </w:r>
          </w:ins>
        </w:p>
        <w:p w14:paraId="6F1311A6" w14:textId="07FDC9B6" w:rsidR="005013A4" w:rsidRDefault="005013A4">
          <w:pPr>
            <w:pStyle w:val="TOC1"/>
            <w:tabs>
              <w:tab w:val="right" w:leader="dot" w:pos="8494"/>
            </w:tabs>
            <w:rPr>
              <w:ins w:id="11" w:author="Gonçalo Brandão" w:date="2026-07-10T02:43:00Z" w16du:dateUtc="2026-07-10T01:43:00Z"/>
              <w:rFonts w:asciiTheme="minorHAnsi" w:eastAsiaTheme="minorEastAsia" w:hAnsiTheme="minorHAnsi"/>
              <w:noProof/>
              <w:kern w:val="2"/>
              <w:sz w:val="24"/>
              <w:szCs w:val="24"/>
              <w:lang w:val="en-US"/>
              <w14:ligatures w14:val="standardContextual"/>
            </w:rPr>
          </w:pPr>
          <w:ins w:id="1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"_Toc234543814"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Lista de abreviaturas e siglas</w:t>
            </w:r>
            <w:r>
              <w:rPr>
                <w:noProof/>
                <w:webHidden/>
              </w:rPr>
              <w:tab/>
            </w:r>
            <w:r>
              <w:rPr>
                <w:noProof/>
                <w:webHidden/>
              </w:rPr>
              <w:fldChar w:fldCharType="begin"/>
            </w:r>
            <w:r>
              <w:rPr>
                <w:noProof/>
                <w:webHidden/>
              </w:rPr>
              <w:instrText xml:space="preserve"> PAGEREF _Toc234543814 \h </w:instrText>
            </w:r>
          </w:ins>
          <w:r>
            <w:rPr>
              <w:noProof/>
              <w:webHidden/>
            </w:rPr>
          </w:r>
          <w:ins w:id="13" w:author="Gonçalo Brandão" w:date="2026-07-10T02:43:00Z" w16du:dateUtc="2026-07-10T01:43:00Z">
            <w:r>
              <w:rPr>
                <w:noProof/>
                <w:webHidden/>
              </w:rPr>
              <w:fldChar w:fldCharType="separate"/>
            </w:r>
            <w:r>
              <w:rPr>
                <w:noProof/>
                <w:webHidden/>
              </w:rPr>
              <w:t>5</w:t>
            </w:r>
            <w:r>
              <w:rPr>
                <w:noProof/>
                <w:webHidden/>
              </w:rPr>
              <w:fldChar w:fldCharType="end"/>
            </w:r>
            <w:r w:rsidRPr="000A6BB7">
              <w:rPr>
                <w:rStyle w:val="Hyperlink"/>
                <w:noProof/>
              </w:rPr>
              <w:fldChar w:fldCharType="end"/>
            </w:r>
          </w:ins>
        </w:p>
        <w:p w14:paraId="499905DD" w14:textId="011BEC58" w:rsidR="005013A4" w:rsidRDefault="005013A4">
          <w:pPr>
            <w:pStyle w:val="TOC1"/>
            <w:tabs>
              <w:tab w:val="left" w:pos="480"/>
              <w:tab w:val="right" w:leader="dot" w:pos="8494"/>
            </w:tabs>
            <w:rPr>
              <w:ins w:id="14" w:author="Gonçalo Brandão" w:date="2026-07-10T02:43:00Z" w16du:dateUtc="2026-07-10T01:43:00Z"/>
              <w:rFonts w:asciiTheme="minorHAnsi" w:eastAsiaTheme="minorEastAsia" w:hAnsiTheme="minorHAnsi"/>
              <w:noProof/>
              <w:kern w:val="2"/>
              <w:sz w:val="24"/>
              <w:szCs w:val="24"/>
              <w:lang w:val="en-US"/>
              <w14:ligatures w14:val="standardContextual"/>
            </w:rPr>
          </w:pPr>
          <w:ins w:id="1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"_Toc234543815"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w:t>
            </w:r>
            <w:r>
              <w:rPr>
                <w:rFonts w:asciiTheme="minorHAnsi" w:eastAsiaTheme="minorEastAsia" w:hAnsiTheme="minorHAnsi"/>
                <w:noProof/>
                <w:kern w:val="2"/>
                <w:sz w:val="24"/>
                <w:szCs w:val="24"/>
                <w:lang w:val="en-US"/>
                <w14:ligatures w14:val="standardContextual"/>
              </w:rPr>
              <w:tab/>
            </w:r>
            <w:r w:rsidRPr="000A6BB7">
              <w:rPr>
                <w:rStyle w:val="Hyperlink"/>
                <w:noProof/>
              </w:rPr>
              <w:t>Introdução</w:t>
            </w:r>
            <w:r>
              <w:rPr>
                <w:noProof/>
                <w:webHidden/>
              </w:rPr>
              <w:tab/>
            </w:r>
            <w:r>
              <w:rPr>
                <w:noProof/>
                <w:webHidden/>
              </w:rPr>
              <w:fldChar w:fldCharType="begin"/>
            </w:r>
            <w:r>
              <w:rPr>
                <w:noProof/>
                <w:webHidden/>
              </w:rPr>
              <w:instrText xml:space="preserve"> PAGEREF _Toc234543815 \h </w:instrText>
            </w:r>
          </w:ins>
          <w:r>
            <w:rPr>
              <w:noProof/>
              <w:webHidden/>
            </w:rPr>
          </w:r>
          <w:ins w:id="16" w:author="Gonçalo Brandão" w:date="2026-07-10T02:43:00Z" w16du:dateUtc="2026-07-10T01:43:00Z">
            <w:r>
              <w:rPr>
                <w:noProof/>
                <w:webHidden/>
              </w:rPr>
              <w:fldChar w:fldCharType="separate"/>
            </w:r>
            <w:r>
              <w:rPr>
                <w:noProof/>
                <w:webHidden/>
              </w:rPr>
              <w:t>11</w:t>
            </w:r>
            <w:r>
              <w:rPr>
                <w:noProof/>
                <w:webHidden/>
              </w:rPr>
              <w:fldChar w:fldCharType="end"/>
            </w:r>
            <w:r w:rsidRPr="000A6BB7">
              <w:rPr>
                <w:rStyle w:val="Hyperlink"/>
                <w:noProof/>
              </w:rPr>
              <w:fldChar w:fldCharType="end"/>
            </w:r>
          </w:ins>
        </w:p>
        <w:p w14:paraId="0E82D32B" w14:textId="5C4B5F7B" w:rsidR="005013A4" w:rsidRDefault="005013A4">
          <w:pPr>
            <w:pStyle w:val="TOC2"/>
            <w:tabs>
              <w:tab w:val="left" w:pos="960"/>
              <w:tab w:val="right" w:leader="dot" w:pos="8494"/>
            </w:tabs>
            <w:rPr>
              <w:ins w:id="17" w:author="Gonçalo Brandão" w:date="2026-07-10T02:43:00Z" w16du:dateUtc="2026-07-10T01:43:00Z"/>
              <w:rFonts w:asciiTheme="minorHAnsi" w:eastAsiaTheme="minorEastAsia" w:hAnsiTheme="minorHAnsi"/>
              <w:noProof/>
              <w:kern w:val="2"/>
              <w:sz w:val="24"/>
              <w:szCs w:val="24"/>
              <w:lang w:val="en-US"/>
              <w14:ligatures w14:val="standardContextual"/>
            </w:rPr>
          </w:pPr>
          <w:ins w:id="1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"_Toc234543816"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1.1.</w:t>
            </w:r>
            <w:r>
              <w:rPr>
                <w:rFonts w:asciiTheme="minorHAnsi" w:eastAsiaTheme="minorEastAsia" w:hAnsiTheme="minorHAnsi"/>
                <w:noProof/>
                <w:kern w:val="2"/>
                <w:sz w:val="24"/>
                <w:szCs w:val="24"/>
                <w:lang w:val="en-US"/>
                <w14:ligatures w14:val="standardContextual"/>
              </w:rPr>
              <w:tab/>
            </w:r>
            <w:r w:rsidRPr="000A6BB7">
              <w:rPr>
                <w:rStyle w:val="Hyperlink"/>
                <w:noProof/>
              </w:rPr>
              <w:t>Contextualização e motivação</w:t>
            </w:r>
            <w:r>
              <w:rPr>
                <w:noProof/>
                <w:webHidden/>
              </w:rPr>
              <w:tab/>
            </w:r>
            <w:r>
              <w:rPr>
                <w:noProof/>
                <w:webHidden/>
              </w:rPr>
              <w:fldChar w:fldCharType="begin"/>
            </w:r>
            <w:r>
              <w:rPr>
                <w:noProof/>
                <w:webHidden/>
              </w:rPr>
              <w:instrText xml:space="preserve"> PAGEREF _Toc234543816 \h </w:instrText>
            </w:r>
          </w:ins>
          <w:r>
            <w:rPr>
              <w:noProof/>
              <w:webHidden/>
            </w:rPr>
          </w:r>
          <w:ins w:id="19" w:author="Gonçalo Brandão" w:date="2026-07-10T02:43:00Z" w16du:dateUtc="2026-07-10T01:43:00Z">
            <w:r>
              <w:rPr>
                <w:noProof/>
                <w:webHidden/>
              </w:rPr>
              <w:fldChar w:fldCharType="separate"/>
            </w:r>
            <w:r>
              <w:rPr>
                <w:noProof/>
                <w:webHidden/>
              </w:rPr>
              <w:t>11</w:t>
            </w:r>
            <w:r>
              <w:rPr>
                <w:noProof/>
                <w:webHidden/>
              </w:rPr>
              <w:fldChar w:fldCharType="end"/>
            </w:r>
            <w:r w:rsidRPr="000A6BB7">
              <w:rPr>
                <w:rStyle w:val="Hyperlink"/>
                <w:noProof/>
              </w:rPr>
              <w:fldChar w:fldCharType="end"/>
            </w:r>
          </w:ins>
        </w:p>
        <w:p w14:paraId="4BEBD0F7" w14:textId="1A4055A4" w:rsidR="005013A4" w:rsidRDefault="005013A4">
          <w:pPr>
            <w:pStyle w:val="TOC2"/>
            <w:tabs>
              <w:tab w:val="left" w:pos="960"/>
              <w:tab w:val="right" w:leader="dot" w:pos="8494"/>
            </w:tabs>
            <w:rPr>
              <w:ins w:id="20" w:author="Gonçalo Brandão" w:date="2026-07-10T02:43:00Z" w16du:dateUtc="2026-07-10T01:43:00Z"/>
              <w:rFonts w:asciiTheme="minorHAnsi" w:eastAsiaTheme="minorEastAsia" w:hAnsiTheme="minorHAnsi"/>
              <w:noProof/>
              <w:kern w:val="2"/>
              <w:sz w:val="24"/>
              <w:szCs w:val="24"/>
              <w:lang w:val="en-US"/>
              <w14:ligatures w14:val="standardContextual"/>
            </w:rPr>
          </w:pPr>
          <w:ins w:id="2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"_Toc234543817"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w:t>
            </w:r>
            <w:r>
              <w:rPr>
                <w:rFonts w:asciiTheme="minorHAnsi" w:eastAsiaTheme="minorEastAsia" w:hAnsiTheme="minorHAnsi"/>
                <w:noProof/>
                <w:kern w:val="2"/>
                <w:sz w:val="24"/>
                <w:szCs w:val="24"/>
                <w:lang w:val="en-US"/>
                <w14:ligatures w14:val="standardContextual"/>
              </w:rPr>
              <w:tab/>
            </w:r>
            <w:r w:rsidRPr="000A6BB7">
              <w:rPr>
                <w:rStyle w:val="Hyperlink"/>
                <w:noProof/>
              </w:rPr>
              <w:t>Descrição do problema</w:t>
            </w:r>
            <w:r>
              <w:rPr>
                <w:noProof/>
                <w:webHidden/>
              </w:rPr>
              <w:tab/>
            </w:r>
            <w:r>
              <w:rPr>
                <w:noProof/>
                <w:webHidden/>
              </w:rPr>
              <w:fldChar w:fldCharType="begin"/>
            </w:r>
            <w:r>
              <w:rPr>
                <w:noProof/>
                <w:webHidden/>
              </w:rPr>
              <w:instrText xml:space="preserve"> PAGEREF _Toc234543817 \h </w:instrText>
            </w:r>
          </w:ins>
          <w:r>
            <w:rPr>
              <w:noProof/>
              <w:webHidden/>
            </w:rPr>
          </w:r>
          <w:ins w:id="22" w:author="Gonçalo Brandão" w:date="2026-07-10T02:43:00Z" w16du:dateUtc="2026-07-10T01:43:00Z">
            <w:r>
              <w:rPr>
                <w:noProof/>
                <w:webHidden/>
              </w:rPr>
              <w:fldChar w:fldCharType="separate"/>
            </w:r>
            <w:r>
              <w:rPr>
                <w:noProof/>
                <w:webHidden/>
              </w:rPr>
              <w:t>11</w:t>
            </w:r>
            <w:r>
              <w:rPr>
                <w:noProof/>
                <w:webHidden/>
              </w:rPr>
              <w:fldChar w:fldCharType="end"/>
            </w:r>
            <w:r w:rsidRPr="000A6BB7">
              <w:rPr>
                <w:rStyle w:val="Hyperlink"/>
                <w:noProof/>
              </w:rPr>
              <w:fldChar w:fldCharType="end"/>
            </w:r>
          </w:ins>
        </w:p>
        <w:p w14:paraId="30BC8459" w14:textId="0A7803F2" w:rsidR="005013A4" w:rsidRDefault="005013A4">
          <w:pPr>
            <w:pStyle w:val="TOC2"/>
            <w:tabs>
              <w:tab w:val="left" w:pos="960"/>
              <w:tab w:val="right" w:leader="dot" w:pos="8494"/>
            </w:tabs>
            <w:rPr>
              <w:ins w:id="23" w:author="Gonçalo Brandão" w:date="2026-07-10T02:43:00Z" w16du:dateUtc="2026-07-10T01:43:00Z"/>
              <w:rFonts w:asciiTheme="minorHAnsi" w:eastAsiaTheme="minorEastAsia" w:hAnsiTheme="minorHAnsi"/>
              <w:noProof/>
              <w:kern w:val="2"/>
              <w:sz w:val="24"/>
              <w:szCs w:val="24"/>
              <w:lang w:val="en-US"/>
              <w14:ligatures w14:val="standardContextual"/>
            </w:rPr>
          </w:pPr>
          <w:ins w:id="2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"_Toc234543818"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w:t>
            </w:r>
            <w:r>
              <w:rPr>
                <w:rFonts w:asciiTheme="minorHAnsi" w:eastAsiaTheme="minorEastAsia" w:hAnsiTheme="minorHAnsi"/>
                <w:noProof/>
                <w:kern w:val="2"/>
                <w:sz w:val="24"/>
                <w:szCs w:val="24"/>
                <w:lang w:val="en-US"/>
                <w14:ligatures w14:val="standardContextual"/>
              </w:rPr>
              <w:tab/>
            </w:r>
            <w:r w:rsidRPr="000A6BB7">
              <w:rPr>
                <w:rStyle w:val="Hyperlink"/>
                <w:noProof/>
              </w:rPr>
              <w:t>Objetivos do projeto</w:t>
            </w:r>
            <w:r>
              <w:rPr>
                <w:noProof/>
                <w:webHidden/>
              </w:rPr>
              <w:tab/>
            </w:r>
            <w:r>
              <w:rPr>
                <w:noProof/>
                <w:webHidden/>
              </w:rPr>
              <w:fldChar w:fldCharType="begin"/>
            </w:r>
            <w:r>
              <w:rPr>
                <w:noProof/>
                <w:webHidden/>
              </w:rPr>
              <w:instrText xml:space="preserve"> PAGEREF _Toc234543818 \h </w:instrText>
            </w:r>
          </w:ins>
          <w:r>
            <w:rPr>
              <w:noProof/>
              <w:webHidden/>
            </w:rPr>
          </w:r>
          <w:ins w:id="25" w:author="Gonçalo Brandão" w:date="2026-07-10T02:43:00Z" w16du:dateUtc="2026-07-10T01:43:00Z">
            <w:r>
              <w:rPr>
                <w:noProof/>
                <w:webHidden/>
              </w:rPr>
              <w:fldChar w:fldCharType="separate"/>
            </w:r>
            <w:r>
              <w:rPr>
                <w:noProof/>
                <w:webHidden/>
              </w:rPr>
              <w:t>12</w:t>
            </w:r>
            <w:r>
              <w:rPr>
                <w:noProof/>
                <w:webHidden/>
              </w:rPr>
              <w:fldChar w:fldCharType="end"/>
            </w:r>
            <w:r w:rsidRPr="000A6BB7">
              <w:rPr>
                <w:rStyle w:val="Hyperlink"/>
                <w:noProof/>
              </w:rPr>
              <w:fldChar w:fldCharType="end"/>
            </w:r>
          </w:ins>
        </w:p>
        <w:p w14:paraId="4B2E2465" w14:textId="50965D46" w:rsidR="005013A4" w:rsidRDefault="005013A4">
          <w:pPr>
            <w:pStyle w:val="TOC2"/>
            <w:tabs>
              <w:tab w:val="left" w:pos="960"/>
              <w:tab w:val="right" w:leader="dot" w:pos="8494"/>
            </w:tabs>
            <w:rPr>
              <w:ins w:id="26" w:author="Gonçalo Brandão" w:date="2026-07-10T02:43:00Z" w16du:dateUtc="2026-07-10T01:43:00Z"/>
              <w:rFonts w:asciiTheme="minorHAnsi" w:eastAsiaTheme="minorEastAsia" w:hAnsiTheme="minorHAnsi"/>
              <w:noProof/>
              <w:kern w:val="2"/>
              <w:sz w:val="24"/>
              <w:szCs w:val="24"/>
              <w:lang w:val="en-US"/>
              <w14:ligatures w14:val="standardContextual"/>
            </w:rPr>
          </w:pPr>
          <w:ins w:id="2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"_Toc234543819"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1.4.</w:t>
            </w:r>
            <w:r>
              <w:rPr>
                <w:rFonts w:asciiTheme="minorHAnsi" w:eastAsiaTheme="minorEastAsia" w:hAnsiTheme="minorHAnsi"/>
                <w:noProof/>
                <w:kern w:val="2"/>
                <w:sz w:val="24"/>
                <w:szCs w:val="24"/>
                <w:lang w:val="en-US"/>
                <w14:ligatures w14:val="standardContextual"/>
              </w:rPr>
              <w:tab/>
            </w:r>
            <w:r w:rsidRPr="000A6BB7">
              <w:rPr>
                <w:rStyle w:val="Hyperlink"/>
                <w:noProof/>
              </w:rPr>
              <w:t>Metodologia de desenvolvimento</w:t>
            </w:r>
            <w:r>
              <w:rPr>
                <w:noProof/>
                <w:webHidden/>
              </w:rPr>
              <w:tab/>
            </w:r>
            <w:r>
              <w:rPr>
                <w:noProof/>
                <w:webHidden/>
              </w:rPr>
              <w:fldChar w:fldCharType="begin"/>
            </w:r>
            <w:r>
              <w:rPr>
                <w:noProof/>
                <w:webHidden/>
              </w:rPr>
              <w:instrText xml:space="preserve"> PAGEREF _Toc234543819 \h </w:instrText>
            </w:r>
          </w:ins>
          <w:r>
            <w:rPr>
              <w:noProof/>
              <w:webHidden/>
            </w:rPr>
          </w:r>
          <w:ins w:id="28" w:author="Gonçalo Brandão" w:date="2026-07-10T02:43:00Z" w16du:dateUtc="2026-07-10T01:43:00Z">
            <w:r>
              <w:rPr>
                <w:noProof/>
                <w:webHidden/>
              </w:rPr>
              <w:fldChar w:fldCharType="separate"/>
            </w:r>
            <w:r>
              <w:rPr>
                <w:noProof/>
                <w:webHidden/>
              </w:rPr>
              <w:t>13</w:t>
            </w:r>
            <w:r>
              <w:rPr>
                <w:noProof/>
                <w:webHidden/>
              </w:rPr>
              <w:fldChar w:fldCharType="end"/>
            </w:r>
            <w:r w:rsidRPr="000A6BB7">
              <w:rPr>
                <w:rStyle w:val="Hyperlink"/>
                <w:noProof/>
              </w:rPr>
              <w:fldChar w:fldCharType="end"/>
            </w:r>
          </w:ins>
        </w:p>
        <w:p w14:paraId="44371D45" w14:textId="1783EE1A" w:rsidR="005013A4" w:rsidRDefault="005013A4">
          <w:pPr>
            <w:pStyle w:val="TOC2"/>
            <w:tabs>
              <w:tab w:val="left" w:pos="960"/>
              <w:tab w:val="right" w:leader="dot" w:pos="8494"/>
            </w:tabs>
            <w:rPr>
              <w:ins w:id="29" w:author="Gonçalo Brandão" w:date="2026-07-10T02:43:00Z" w16du:dateUtc="2026-07-10T01:43:00Z"/>
              <w:rFonts w:asciiTheme="minorHAnsi" w:eastAsiaTheme="minorEastAsia" w:hAnsiTheme="minorHAnsi"/>
              <w:noProof/>
              <w:kern w:val="2"/>
              <w:sz w:val="24"/>
              <w:szCs w:val="24"/>
              <w:lang w:val="en-US"/>
              <w14:ligatures w14:val="standardContextual"/>
            </w:rPr>
          </w:pPr>
          <w:ins w:id="3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1.5.</w:t>
            </w:r>
            <w:r>
              <w:rPr>
                <w:rFonts w:asciiTheme="minorHAnsi" w:eastAsiaTheme="minorEastAsia" w:hAnsiTheme="minorHAnsi"/>
                <w:noProof/>
                <w:kern w:val="2"/>
                <w:sz w:val="24"/>
                <w:szCs w:val="24"/>
                <w:lang w:val="en-US"/>
                <w14:ligatures w14:val="standardContextual"/>
              </w:rPr>
              <w:tab/>
            </w:r>
            <w:r w:rsidRPr="000A6BB7">
              <w:rPr>
                <w:rStyle w:val="Hyperlink"/>
                <w:noProof/>
              </w:rPr>
              <w:t>Estrutura do documento</w:t>
            </w:r>
            <w:r>
              <w:rPr>
                <w:noProof/>
                <w:webHidden/>
              </w:rPr>
              <w:tab/>
            </w:r>
            <w:r>
              <w:rPr>
                <w:noProof/>
                <w:webHidden/>
              </w:rPr>
              <w:fldChar w:fldCharType="begin"/>
            </w:r>
            <w:r>
              <w:rPr>
                <w:noProof/>
                <w:webHidden/>
              </w:rPr>
              <w:instrText xml:space="preserve"> PAGEREF _Toc234543820 \h </w:instrText>
            </w:r>
          </w:ins>
          <w:r>
            <w:rPr>
              <w:noProof/>
              <w:webHidden/>
            </w:rPr>
          </w:r>
          <w:ins w:id="31" w:author="Gonçalo Brandão" w:date="2026-07-10T02:43:00Z" w16du:dateUtc="2026-07-10T01:43:00Z">
            <w:r>
              <w:rPr>
                <w:noProof/>
                <w:webHidden/>
              </w:rPr>
              <w:fldChar w:fldCharType="separate"/>
            </w:r>
            <w:r>
              <w:rPr>
                <w:noProof/>
                <w:webHidden/>
              </w:rPr>
              <w:t>13</w:t>
            </w:r>
            <w:r>
              <w:rPr>
                <w:noProof/>
                <w:webHidden/>
              </w:rPr>
              <w:fldChar w:fldCharType="end"/>
            </w:r>
            <w:r w:rsidRPr="000A6BB7">
              <w:rPr>
                <w:rStyle w:val="Hyperlink"/>
                <w:noProof/>
              </w:rPr>
              <w:fldChar w:fldCharType="end"/>
            </w:r>
          </w:ins>
        </w:p>
        <w:p w14:paraId="116AAD19" w14:textId="55444EB7" w:rsidR="005013A4" w:rsidRDefault="005013A4">
          <w:pPr>
            <w:pStyle w:val="TOC1"/>
            <w:tabs>
              <w:tab w:val="left" w:pos="480"/>
              <w:tab w:val="right" w:leader="dot" w:pos="8494"/>
            </w:tabs>
            <w:rPr>
              <w:ins w:id="32" w:author="Gonçalo Brandão" w:date="2026-07-10T02:43:00Z" w16du:dateUtc="2026-07-10T01:43:00Z"/>
              <w:rFonts w:asciiTheme="minorHAnsi" w:eastAsiaTheme="minorEastAsia" w:hAnsiTheme="minorHAnsi"/>
              <w:noProof/>
              <w:kern w:val="2"/>
              <w:sz w:val="24"/>
              <w:szCs w:val="24"/>
              <w:lang w:val="en-US"/>
              <w14:ligatures w14:val="standardContextual"/>
            </w:rPr>
          </w:pPr>
          <w:ins w:id="33"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2.</w:t>
            </w:r>
            <w:r>
              <w:rPr>
                <w:rFonts w:asciiTheme="minorHAnsi" w:eastAsiaTheme="minorEastAsia" w:hAnsiTheme="minorHAnsi"/>
                <w:noProof/>
                <w:kern w:val="2"/>
                <w:sz w:val="24"/>
                <w:szCs w:val="24"/>
                <w:lang w:val="en-US"/>
                <w14:ligatures w14:val="standardContextual"/>
              </w:rPr>
              <w:tab/>
            </w:r>
            <w:r w:rsidRPr="000A6BB7">
              <w:rPr>
                <w:rStyle w:val="Hyperlink"/>
                <w:noProof/>
              </w:rPr>
              <w:t>Apresentação da empresa onde decorreu o projeto</w:t>
            </w:r>
            <w:r>
              <w:rPr>
                <w:noProof/>
                <w:webHidden/>
              </w:rPr>
              <w:tab/>
            </w:r>
            <w:r>
              <w:rPr>
                <w:noProof/>
                <w:webHidden/>
              </w:rPr>
              <w:fldChar w:fldCharType="begin"/>
            </w:r>
            <w:r>
              <w:rPr>
                <w:noProof/>
                <w:webHidden/>
              </w:rPr>
              <w:instrText xml:space="preserve"> PAGEREF _Toc234543821 \h </w:instrText>
            </w:r>
          </w:ins>
          <w:r>
            <w:rPr>
              <w:noProof/>
              <w:webHidden/>
            </w:rPr>
          </w:r>
          <w:ins w:id="34" w:author="Gonçalo Brandão" w:date="2026-07-10T02:43:00Z" w16du:dateUtc="2026-07-10T01:43:00Z">
            <w:r>
              <w:rPr>
                <w:noProof/>
                <w:webHidden/>
              </w:rPr>
              <w:fldChar w:fldCharType="separate"/>
            </w:r>
            <w:r>
              <w:rPr>
                <w:noProof/>
                <w:webHidden/>
              </w:rPr>
              <w:t>15</w:t>
            </w:r>
            <w:r>
              <w:rPr>
                <w:noProof/>
                <w:webHidden/>
              </w:rPr>
              <w:fldChar w:fldCharType="end"/>
            </w:r>
            <w:r w:rsidRPr="000A6BB7">
              <w:rPr>
                <w:rStyle w:val="Hyperlink"/>
                <w:noProof/>
              </w:rPr>
              <w:fldChar w:fldCharType="end"/>
            </w:r>
          </w:ins>
        </w:p>
        <w:p w14:paraId="447F4111" w14:textId="097D579D" w:rsidR="005013A4" w:rsidRDefault="005013A4">
          <w:pPr>
            <w:pStyle w:val="TOC1"/>
            <w:tabs>
              <w:tab w:val="left" w:pos="480"/>
              <w:tab w:val="right" w:leader="dot" w:pos="8494"/>
            </w:tabs>
            <w:rPr>
              <w:ins w:id="35" w:author="Gonçalo Brandão" w:date="2026-07-10T02:43:00Z" w16du:dateUtc="2026-07-10T01:43:00Z"/>
              <w:rFonts w:asciiTheme="minorHAnsi" w:eastAsiaTheme="minorEastAsia" w:hAnsiTheme="minorHAnsi"/>
              <w:noProof/>
              <w:kern w:val="2"/>
              <w:sz w:val="24"/>
              <w:szCs w:val="24"/>
              <w:lang w:val="en-US"/>
              <w14:ligatures w14:val="standardContextual"/>
            </w:rPr>
          </w:pPr>
          <w:ins w:id="3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3.</w:t>
            </w:r>
            <w:r>
              <w:rPr>
                <w:rFonts w:asciiTheme="minorHAnsi" w:eastAsiaTheme="minorEastAsia" w:hAnsiTheme="minorHAnsi"/>
                <w:noProof/>
                <w:kern w:val="2"/>
                <w:sz w:val="24"/>
                <w:szCs w:val="24"/>
                <w:lang w:val="en-US"/>
                <w14:ligatures w14:val="standardContextual"/>
              </w:rPr>
              <w:tab/>
            </w:r>
            <w:r w:rsidRPr="000A6BB7">
              <w:rPr>
                <w:rStyle w:val="Hyperlink"/>
                <w:noProof/>
              </w:rPr>
              <w:t>Contexto e estado da arte</w:t>
            </w:r>
            <w:r>
              <w:rPr>
                <w:noProof/>
                <w:webHidden/>
              </w:rPr>
              <w:tab/>
            </w:r>
            <w:r>
              <w:rPr>
                <w:noProof/>
                <w:webHidden/>
              </w:rPr>
              <w:fldChar w:fldCharType="begin"/>
            </w:r>
            <w:r>
              <w:rPr>
                <w:noProof/>
                <w:webHidden/>
              </w:rPr>
              <w:instrText xml:space="preserve"> PAGEREF _Toc234543822 \h </w:instrText>
            </w:r>
          </w:ins>
          <w:r>
            <w:rPr>
              <w:noProof/>
              <w:webHidden/>
            </w:rPr>
          </w:r>
          <w:ins w:id="37" w:author="Gonçalo Brandão" w:date="2026-07-10T02:43:00Z" w16du:dateUtc="2026-07-10T01:43:00Z">
            <w:r>
              <w:rPr>
                <w:noProof/>
                <w:webHidden/>
              </w:rPr>
              <w:fldChar w:fldCharType="separate"/>
            </w:r>
            <w:r>
              <w:rPr>
                <w:noProof/>
                <w:webHidden/>
              </w:rPr>
              <w:t>15</w:t>
            </w:r>
            <w:r>
              <w:rPr>
                <w:noProof/>
                <w:webHidden/>
              </w:rPr>
              <w:fldChar w:fldCharType="end"/>
            </w:r>
            <w:r w:rsidRPr="000A6BB7">
              <w:rPr>
                <w:rStyle w:val="Hyperlink"/>
                <w:noProof/>
              </w:rPr>
              <w:fldChar w:fldCharType="end"/>
            </w:r>
          </w:ins>
        </w:p>
        <w:p w14:paraId="60F010BA" w14:textId="3EEE443A" w:rsidR="005013A4" w:rsidRDefault="005013A4">
          <w:pPr>
            <w:pStyle w:val="TOC2"/>
            <w:tabs>
              <w:tab w:val="left" w:pos="960"/>
              <w:tab w:val="right" w:leader="dot" w:pos="8494"/>
            </w:tabs>
            <w:rPr>
              <w:ins w:id="38" w:author="Gonçalo Brandão" w:date="2026-07-10T02:43:00Z" w16du:dateUtc="2026-07-10T01:43:00Z"/>
              <w:rFonts w:asciiTheme="minorHAnsi" w:eastAsiaTheme="minorEastAsia" w:hAnsiTheme="minorHAnsi"/>
              <w:noProof/>
              <w:kern w:val="2"/>
              <w:sz w:val="24"/>
              <w:szCs w:val="24"/>
              <w:lang w:val="en-US"/>
              <w14:ligatures w14:val="standardContextual"/>
            </w:rPr>
          </w:pPr>
          <w:ins w:id="3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3.1.</w:t>
            </w:r>
            <w:r>
              <w:rPr>
                <w:rFonts w:asciiTheme="minorHAnsi" w:eastAsiaTheme="minorEastAsia" w:hAnsiTheme="minorHAnsi"/>
                <w:noProof/>
                <w:kern w:val="2"/>
                <w:sz w:val="24"/>
                <w:szCs w:val="24"/>
                <w:lang w:val="en-US"/>
                <w14:ligatures w14:val="standardContextual"/>
              </w:rPr>
              <w:tab/>
            </w:r>
            <w:r w:rsidRPr="000A6BB7">
              <w:rPr>
                <w:rStyle w:val="Hyperlink"/>
                <w:noProof/>
              </w:rPr>
              <w:t>O Sweb — visão geral do sistema e módulos existentes</w:t>
            </w:r>
            <w:r>
              <w:rPr>
                <w:noProof/>
                <w:webHidden/>
              </w:rPr>
              <w:tab/>
            </w:r>
            <w:r>
              <w:rPr>
                <w:noProof/>
                <w:webHidden/>
              </w:rPr>
              <w:fldChar w:fldCharType="begin"/>
            </w:r>
            <w:r>
              <w:rPr>
                <w:noProof/>
                <w:webHidden/>
              </w:rPr>
              <w:instrText xml:space="preserve"> PAGEREF _Toc234543823 \h </w:instrText>
            </w:r>
          </w:ins>
          <w:r>
            <w:rPr>
              <w:noProof/>
              <w:webHidden/>
            </w:rPr>
          </w:r>
          <w:ins w:id="40" w:author="Gonçalo Brandão" w:date="2026-07-10T02:43:00Z" w16du:dateUtc="2026-07-10T01:43:00Z">
            <w:r>
              <w:rPr>
                <w:noProof/>
                <w:webHidden/>
              </w:rPr>
              <w:fldChar w:fldCharType="separate"/>
            </w:r>
            <w:r>
              <w:rPr>
                <w:noProof/>
                <w:webHidden/>
              </w:rPr>
              <w:t>15</w:t>
            </w:r>
            <w:r>
              <w:rPr>
                <w:noProof/>
                <w:webHidden/>
              </w:rPr>
              <w:fldChar w:fldCharType="end"/>
            </w:r>
            <w:r w:rsidRPr="000A6BB7">
              <w:rPr>
                <w:rStyle w:val="Hyperlink"/>
                <w:noProof/>
              </w:rPr>
              <w:fldChar w:fldCharType="end"/>
            </w:r>
          </w:ins>
        </w:p>
        <w:p w14:paraId="74BE8A75" w14:textId="2FDD984E" w:rsidR="005013A4" w:rsidRDefault="005013A4">
          <w:pPr>
            <w:pStyle w:val="TOC2"/>
            <w:tabs>
              <w:tab w:val="left" w:pos="960"/>
              <w:tab w:val="right" w:leader="dot" w:pos="8494"/>
            </w:tabs>
            <w:rPr>
              <w:ins w:id="41" w:author="Gonçalo Brandão" w:date="2026-07-10T02:43:00Z" w16du:dateUtc="2026-07-10T01:43:00Z"/>
              <w:rFonts w:asciiTheme="minorHAnsi" w:eastAsiaTheme="minorEastAsia" w:hAnsiTheme="minorHAnsi"/>
              <w:noProof/>
              <w:kern w:val="2"/>
              <w:sz w:val="24"/>
              <w:szCs w:val="24"/>
              <w:lang w:val="en-US"/>
              <w14:ligatures w14:val="standardContextual"/>
            </w:rPr>
          </w:pPr>
          <w:ins w:id="4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3.2.</w:t>
            </w:r>
            <w:r>
              <w:rPr>
                <w:rFonts w:asciiTheme="minorHAnsi" w:eastAsiaTheme="minorEastAsia" w:hAnsiTheme="minorHAnsi"/>
                <w:noProof/>
                <w:kern w:val="2"/>
                <w:sz w:val="24"/>
                <w:szCs w:val="24"/>
                <w:lang w:val="en-US"/>
                <w14:ligatures w14:val="standardContextual"/>
              </w:rPr>
              <w:tab/>
            </w:r>
            <w:r w:rsidRPr="000A6BB7">
              <w:rPr>
                <w:rStyle w:val="Hyperlink"/>
                <w:noProof/>
              </w:rPr>
              <w:t>Arquitetura atual do Sweb</w:t>
            </w:r>
            <w:r>
              <w:rPr>
                <w:noProof/>
                <w:webHidden/>
              </w:rPr>
              <w:tab/>
            </w:r>
            <w:r>
              <w:rPr>
                <w:noProof/>
                <w:webHidden/>
              </w:rPr>
              <w:fldChar w:fldCharType="begin"/>
            </w:r>
            <w:r>
              <w:rPr>
                <w:noProof/>
                <w:webHidden/>
              </w:rPr>
              <w:instrText xml:space="preserve"> PAGEREF _Toc234543824 \h </w:instrText>
            </w:r>
          </w:ins>
          <w:r>
            <w:rPr>
              <w:noProof/>
              <w:webHidden/>
            </w:rPr>
          </w:r>
          <w:ins w:id="43" w:author="Gonçalo Brandão" w:date="2026-07-10T02:43:00Z" w16du:dateUtc="2026-07-10T01:43:00Z">
            <w:r>
              <w:rPr>
                <w:noProof/>
                <w:webHidden/>
              </w:rPr>
              <w:fldChar w:fldCharType="separate"/>
            </w:r>
            <w:r>
              <w:rPr>
                <w:noProof/>
                <w:webHidden/>
              </w:rPr>
              <w:t>16</w:t>
            </w:r>
            <w:r>
              <w:rPr>
                <w:noProof/>
                <w:webHidden/>
              </w:rPr>
              <w:fldChar w:fldCharType="end"/>
            </w:r>
            <w:r w:rsidRPr="000A6BB7">
              <w:rPr>
                <w:rStyle w:val="Hyperlink"/>
                <w:noProof/>
              </w:rPr>
              <w:fldChar w:fldCharType="end"/>
            </w:r>
          </w:ins>
        </w:p>
        <w:p w14:paraId="4CD29101" w14:textId="295E3BAF" w:rsidR="005013A4" w:rsidRDefault="005013A4">
          <w:pPr>
            <w:pStyle w:val="TOC2"/>
            <w:tabs>
              <w:tab w:val="left" w:pos="960"/>
              <w:tab w:val="right" w:leader="dot" w:pos="8494"/>
            </w:tabs>
            <w:rPr>
              <w:ins w:id="44" w:author="Gonçalo Brandão" w:date="2026-07-10T02:43:00Z" w16du:dateUtc="2026-07-10T01:43:00Z"/>
              <w:rFonts w:asciiTheme="minorHAnsi" w:eastAsiaTheme="minorEastAsia" w:hAnsiTheme="minorHAnsi"/>
              <w:noProof/>
              <w:kern w:val="2"/>
              <w:sz w:val="24"/>
              <w:szCs w:val="24"/>
              <w:lang w:val="en-US"/>
              <w14:ligatures w14:val="standardContextual"/>
            </w:rPr>
          </w:pPr>
          <w:ins w:id="4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3.3.</w:t>
            </w:r>
            <w:r>
              <w:rPr>
                <w:rFonts w:asciiTheme="minorHAnsi" w:eastAsiaTheme="minorEastAsia" w:hAnsiTheme="minorHAnsi"/>
                <w:noProof/>
                <w:kern w:val="2"/>
                <w:sz w:val="24"/>
                <w:szCs w:val="24"/>
                <w:lang w:val="en-US"/>
                <w14:ligatures w14:val="standardContextual"/>
              </w:rPr>
              <w:tab/>
            </w:r>
            <w:r w:rsidRPr="000A6BB7">
              <w:rPr>
                <w:rStyle w:val="Hyperlink"/>
                <w:noProof/>
              </w:rPr>
              <w:t>Limitações identificadas</w:t>
            </w:r>
            <w:r>
              <w:rPr>
                <w:noProof/>
                <w:webHidden/>
              </w:rPr>
              <w:tab/>
            </w:r>
            <w:r>
              <w:rPr>
                <w:noProof/>
                <w:webHidden/>
              </w:rPr>
              <w:fldChar w:fldCharType="begin"/>
            </w:r>
            <w:r>
              <w:rPr>
                <w:noProof/>
                <w:webHidden/>
              </w:rPr>
              <w:instrText xml:space="preserve"> PAGEREF _Toc234543825 \h </w:instrText>
            </w:r>
          </w:ins>
          <w:r>
            <w:rPr>
              <w:noProof/>
              <w:webHidden/>
            </w:rPr>
          </w:r>
          <w:ins w:id="46" w:author="Gonçalo Brandão" w:date="2026-07-10T02:43:00Z" w16du:dateUtc="2026-07-10T01:43:00Z">
            <w:r>
              <w:rPr>
                <w:noProof/>
                <w:webHidden/>
              </w:rPr>
              <w:fldChar w:fldCharType="separate"/>
            </w:r>
            <w:r>
              <w:rPr>
                <w:noProof/>
                <w:webHidden/>
              </w:rPr>
              <w:t>16</w:t>
            </w:r>
            <w:r>
              <w:rPr>
                <w:noProof/>
                <w:webHidden/>
              </w:rPr>
              <w:fldChar w:fldCharType="end"/>
            </w:r>
            <w:r w:rsidRPr="000A6BB7">
              <w:rPr>
                <w:rStyle w:val="Hyperlink"/>
                <w:noProof/>
              </w:rPr>
              <w:fldChar w:fldCharType="end"/>
            </w:r>
          </w:ins>
        </w:p>
        <w:p w14:paraId="4511BFC9" w14:textId="524AE09E" w:rsidR="005013A4" w:rsidRDefault="005013A4">
          <w:pPr>
            <w:pStyle w:val="TOC2"/>
            <w:tabs>
              <w:tab w:val="left" w:pos="960"/>
              <w:tab w:val="right" w:leader="dot" w:pos="8494"/>
            </w:tabs>
            <w:rPr>
              <w:ins w:id="47" w:author="Gonçalo Brandão" w:date="2026-07-10T02:43:00Z" w16du:dateUtc="2026-07-10T01:43:00Z"/>
              <w:rFonts w:asciiTheme="minorHAnsi" w:eastAsiaTheme="minorEastAsia" w:hAnsiTheme="minorHAnsi"/>
              <w:noProof/>
              <w:kern w:val="2"/>
              <w:sz w:val="24"/>
              <w:szCs w:val="24"/>
              <w:lang w:val="en-US"/>
              <w14:ligatures w14:val="standardContextual"/>
            </w:rPr>
          </w:pPr>
          <w:ins w:id="4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3.4.</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Soluções análogas e </w:t>
            </w:r>
            <w:r w:rsidRPr="000A6BB7">
              <w:rPr>
                <w:rStyle w:val="Hyperlink"/>
                <w:i/>
                <w:iCs/>
                <w:noProof/>
              </w:rPr>
              <w:t>benchmarking</w:t>
            </w:r>
            <w:r>
              <w:rPr>
                <w:noProof/>
                <w:webHidden/>
              </w:rPr>
              <w:tab/>
            </w:r>
            <w:r>
              <w:rPr>
                <w:noProof/>
                <w:webHidden/>
              </w:rPr>
              <w:fldChar w:fldCharType="begin"/>
            </w:r>
            <w:r>
              <w:rPr>
                <w:noProof/>
                <w:webHidden/>
              </w:rPr>
              <w:instrText xml:space="preserve"> PAGEREF _Toc234543826 \h </w:instrText>
            </w:r>
          </w:ins>
          <w:r>
            <w:rPr>
              <w:noProof/>
              <w:webHidden/>
            </w:rPr>
          </w:r>
          <w:ins w:id="49" w:author="Gonçalo Brandão" w:date="2026-07-10T02:43:00Z" w16du:dateUtc="2026-07-10T01:43:00Z">
            <w:r>
              <w:rPr>
                <w:noProof/>
                <w:webHidden/>
              </w:rPr>
              <w:fldChar w:fldCharType="separate"/>
            </w:r>
            <w:r>
              <w:rPr>
                <w:noProof/>
                <w:webHidden/>
              </w:rPr>
              <w:t>17</w:t>
            </w:r>
            <w:r>
              <w:rPr>
                <w:noProof/>
                <w:webHidden/>
              </w:rPr>
              <w:fldChar w:fldCharType="end"/>
            </w:r>
            <w:r w:rsidRPr="000A6BB7">
              <w:rPr>
                <w:rStyle w:val="Hyperlink"/>
                <w:noProof/>
              </w:rPr>
              <w:fldChar w:fldCharType="end"/>
            </w:r>
          </w:ins>
        </w:p>
        <w:p w14:paraId="54F7557D" w14:textId="66E26897" w:rsidR="005013A4" w:rsidRDefault="005013A4">
          <w:pPr>
            <w:pStyle w:val="TOC1"/>
            <w:tabs>
              <w:tab w:val="left" w:pos="480"/>
              <w:tab w:val="right" w:leader="dot" w:pos="8494"/>
            </w:tabs>
            <w:rPr>
              <w:ins w:id="50" w:author="Gonçalo Brandão" w:date="2026-07-10T02:43:00Z" w16du:dateUtc="2026-07-10T01:43:00Z"/>
              <w:rFonts w:asciiTheme="minorHAnsi" w:eastAsiaTheme="minorEastAsia" w:hAnsiTheme="minorHAnsi"/>
              <w:noProof/>
              <w:kern w:val="2"/>
              <w:sz w:val="24"/>
              <w:szCs w:val="24"/>
              <w:lang w:val="en-US"/>
              <w14:ligatures w14:val="standardContextual"/>
            </w:rPr>
          </w:pPr>
          <w:ins w:id="5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4.</w:t>
            </w:r>
            <w:r>
              <w:rPr>
                <w:rFonts w:asciiTheme="minorHAnsi" w:eastAsiaTheme="minorEastAsia" w:hAnsiTheme="minorHAnsi"/>
                <w:noProof/>
                <w:kern w:val="2"/>
                <w:sz w:val="24"/>
                <w:szCs w:val="24"/>
                <w:lang w:val="en-US"/>
                <w14:ligatures w14:val="standardContextual"/>
              </w:rPr>
              <w:tab/>
            </w:r>
            <w:r w:rsidRPr="000A6BB7">
              <w:rPr>
                <w:rStyle w:val="Hyperlink"/>
                <w:noProof/>
              </w:rPr>
              <w:t>Análise e levantamento de requisitos</w:t>
            </w:r>
            <w:r>
              <w:rPr>
                <w:noProof/>
                <w:webHidden/>
              </w:rPr>
              <w:tab/>
            </w:r>
            <w:r>
              <w:rPr>
                <w:noProof/>
                <w:webHidden/>
              </w:rPr>
              <w:fldChar w:fldCharType="begin"/>
            </w:r>
            <w:r>
              <w:rPr>
                <w:noProof/>
                <w:webHidden/>
              </w:rPr>
              <w:instrText xml:space="preserve"> PAGEREF _Toc234543827 \h </w:instrText>
            </w:r>
          </w:ins>
          <w:r>
            <w:rPr>
              <w:noProof/>
              <w:webHidden/>
            </w:rPr>
          </w:r>
          <w:ins w:id="52" w:author="Gonçalo Brandão" w:date="2026-07-10T02:43:00Z" w16du:dateUtc="2026-07-10T01:43:00Z">
            <w:r>
              <w:rPr>
                <w:noProof/>
                <w:webHidden/>
              </w:rPr>
              <w:fldChar w:fldCharType="separate"/>
            </w:r>
            <w:r>
              <w:rPr>
                <w:noProof/>
                <w:webHidden/>
              </w:rPr>
              <w:t>17</w:t>
            </w:r>
            <w:r>
              <w:rPr>
                <w:noProof/>
                <w:webHidden/>
              </w:rPr>
              <w:fldChar w:fldCharType="end"/>
            </w:r>
            <w:r w:rsidRPr="000A6BB7">
              <w:rPr>
                <w:rStyle w:val="Hyperlink"/>
                <w:noProof/>
              </w:rPr>
              <w:fldChar w:fldCharType="end"/>
            </w:r>
          </w:ins>
        </w:p>
        <w:p w14:paraId="2F978396" w14:textId="44309BA0" w:rsidR="005013A4" w:rsidRDefault="005013A4">
          <w:pPr>
            <w:pStyle w:val="TOC2"/>
            <w:tabs>
              <w:tab w:val="left" w:pos="960"/>
              <w:tab w:val="right" w:leader="dot" w:pos="8494"/>
            </w:tabs>
            <w:rPr>
              <w:ins w:id="53" w:author="Gonçalo Brandão" w:date="2026-07-10T02:43:00Z" w16du:dateUtc="2026-07-10T01:43:00Z"/>
              <w:rFonts w:asciiTheme="minorHAnsi" w:eastAsiaTheme="minorEastAsia" w:hAnsiTheme="minorHAnsi"/>
              <w:noProof/>
              <w:kern w:val="2"/>
              <w:sz w:val="24"/>
              <w:szCs w:val="24"/>
              <w:lang w:val="en-US"/>
              <w14:ligatures w14:val="standardContextual"/>
            </w:rPr>
          </w:pPr>
          <w:ins w:id="5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4.1.</w:t>
            </w:r>
            <w:r>
              <w:rPr>
                <w:rFonts w:asciiTheme="minorHAnsi" w:eastAsiaTheme="minorEastAsia" w:hAnsiTheme="minorHAnsi"/>
                <w:noProof/>
                <w:kern w:val="2"/>
                <w:sz w:val="24"/>
                <w:szCs w:val="24"/>
                <w:lang w:val="en-US"/>
                <w14:ligatures w14:val="standardContextual"/>
              </w:rPr>
              <w:tab/>
            </w:r>
            <w:r w:rsidRPr="000A6BB7">
              <w:rPr>
                <w:rStyle w:val="Hyperlink"/>
                <w:noProof/>
              </w:rPr>
              <w:t>Requisitos funcionais</w:t>
            </w:r>
            <w:r>
              <w:rPr>
                <w:noProof/>
                <w:webHidden/>
              </w:rPr>
              <w:tab/>
            </w:r>
            <w:r>
              <w:rPr>
                <w:noProof/>
                <w:webHidden/>
              </w:rPr>
              <w:fldChar w:fldCharType="begin"/>
            </w:r>
            <w:r>
              <w:rPr>
                <w:noProof/>
                <w:webHidden/>
              </w:rPr>
              <w:instrText xml:space="preserve"> PAGEREF _Toc234543828 \h </w:instrText>
            </w:r>
          </w:ins>
          <w:r>
            <w:rPr>
              <w:noProof/>
              <w:webHidden/>
            </w:rPr>
          </w:r>
          <w:ins w:id="55" w:author="Gonçalo Brandão" w:date="2026-07-10T02:43:00Z" w16du:dateUtc="2026-07-10T01:43:00Z">
            <w:r>
              <w:rPr>
                <w:noProof/>
                <w:webHidden/>
              </w:rPr>
              <w:fldChar w:fldCharType="separate"/>
            </w:r>
            <w:r>
              <w:rPr>
                <w:noProof/>
                <w:webHidden/>
              </w:rPr>
              <w:t>17</w:t>
            </w:r>
            <w:r>
              <w:rPr>
                <w:noProof/>
                <w:webHidden/>
              </w:rPr>
              <w:fldChar w:fldCharType="end"/>
            </w:r>
            <w:r w:rsidRPr="000A6BB7">
              <w:rPr>
                <w:rStyle w:val="Hyperlink"/>
                <w:noProof/>
              </w:rPr>
              <w:fldChar w:fldCharType="end"/>
            </w:r>
          </w:ins>
        </w:p>
        <w:p w14:paraId="629FEFE6" w14:textId="014C2618" w:rsidR="005013A4" w:rsidRDefault="005013A4">
          <w:pPr>
            <w:pStyle w:val="TOC2"/>
            <w:tabs>
              <w:tab w:val="left" w:pos="960"/>
              <w:tab w:val="right" w:leader="dot" w:pos="8494"/>
            </w:tabs>
            <w:rPr>
              <w:ins w:id="56" w:author="Gonçalo Brandão" w:date="2026-07-10T02:43:00Z" w16du:dateUtc="2026-07-10T01:43:00Z"/>
              <w:rFonts w:asciiTheme="minorHAnsi" w:eastAsiaTheme="minorEastAsia" w:hAnsiTheme="minorHAnsi"/>
              <w:noProof/>
              <w:kern w:val="2"/>
              <w:sz w:val="24"/>
              <w:szCs w:val="24"/>
              <w:lang w:val="en-US"/>
              <w14:ligatures w14:val="standardContextual"/>
            </w:rPr>
          </w:pPr>
          <w:ins w:id="5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"_Toc234543829"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4.2.</w:t>
            </w:r>
            <w:r>
              <w:rPr>
                <w:rFonts w:asciiTheme="minorHAnsi" w:eastAsiaTheme="minorEastAsia" w:hAnsiTheme="minorHAnsi"/>
                <w:noProof/>
                <w:kern w:val="2"/>
                <w:sz w:val="24"/>
                <w:szCs w:val="24"/>
                <w:lang w:val="en-US"/>
                <w14:ligatures w14:val="standardContextual"/>
              </w:rPr>
              <w:tab/>
            </w:r>
            <w:r w:rsidRPr="000A6BB7">
              <w:rPr>
                <w:rStyle w:val="Hyperlink"/>
                <w:noProof/>
              </w:rPr>
              <w:t>Requisitos não funcionais</w:t>
            </w:r>
            <w:r>
              <w:rPr>
                <w:noProof/>
                <w:webHidden/>
              </w:rPr>
              <w:tab/>
            </w:r>
            <w:r>
              <w:rPr>
                <w:noProof/>
                <w:webHidden/>
              </w:rPr>
              <w:fldChar w:fldCharType="begin"/>
            </w:r>
            <w:r>
              <w:rPr>
                <w:noProof/>
                <w:webHidden/>
              </w:rPr>
              <w:instrText xml:space="preserve"> PAGEREF _Toc234543829 \h </w:instrText>
            </w:r>
          </w:ins>
          <w:r>
            <w:rPr>
              <w:noProof/>
              <w:webHidden/>
            </w:rPr>
          </w:r>
          <w:ins w:id="58" w:author="Gonçalo Brandão" w:date="2026-07-10T02:43:00Z" w16du:dateUtc="2026-07-10T01:43:00Z">
            <w:r>
              <w:rPr>
                <w:noProof/>
                <w:webHidden/>
              </w:rPr>
              <w:fldChar w:fldCharType="separate"/>
            </w:r>
            <w:r>
              <w:rPr>
                <w:noProof/>
                <w:webHidden/>
              </w:rPr>
              <w:t>18</w:t>
            </w:r>
            <w:r>
              <w:rPr>
                <w:noProof/>
                <w:webHidden/>
              </w:rPr>
              <w:fldChar w:fldCharType="end"/>
            </w:r>
            <w:r w:rsidRPr="000A6BB7">
              <w:rPr>
                <w:rStyle w:val="Hyperlink"/>
                <w:noProof/>
              </w:rPr>
              <w:fldChar w:fldCharType="end"/>
            </w:r>
          </w:ins>
        </w:p>
        <w:p w14:paraId="2CC345AA" w14:textId="73957106" w:rsidR="005013A4" w:rsidRDefault="005013A4">
          <w:pPr>
            <w:pStyle w:val="TOC2"/>
            <w:tabs>
              <w:tab w:val="left" w:pos="960"/>
              <w:tab w:val="right" w:leader="dot" w:pos="8494"/>
            </w:tabs>
            <w:rPr>
              <w:ins w:id="59" w:author="Gonçalo Brandão" w:date="2026-07-10T02:43:00Z" w16du:dateUtc="2026-07-10T01:43:00Z"/>
              <w:rFonts w:asciiTheme="minorHAnsi" w:eastAsiaTheme="minorEastAsia" w:hAnsiTheme="minorHAnsi"/>
              <w:noProof/>
              <w:kern w:val="2"/>
              <w:sz w:val="24"/>
              <w:szCs w:val="24"/>
              <w:lang w:val="en-US"/>
              <w14:ligatures w14:val="standardContextual"/>
            </w:rPr>
          </w:pPr>
          <w:ins w:id="6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4.3.</w:t>
            </w:r>
            <w:r>
              <w:rPr>
                <w:rFonts w:asciiTheme="minorHAnsi" w:eastAsiaTheme="minorEastAsia" w:hAnsiTheme="minorHAnsi"/>
                <w:noProof/>
                <w:kern w:val="2"/>
                <w:sz w:val="24"/>
                <w:szCs w:val="24"/>
                <w:lang w:val="en-US"/>
                <w14:ligatures w14:val="standardContextual"/>
              </w:rPr>
              <w:tab/>
            </w:r>
            <w:r w:rsidRPr="000A6BB7">
              <w:rPr>
                <w:rStyle w:val="Hyperlink"/>
                <w:noProof/>
              </w:rPr>
              <w:t>Casos de uso e atores</w:t>
            </w:r>
            <w:r>
              <w:rPr>
                <w:noProof/>
                <w:webHidden/>
              </w:rPr>
              <w:tab/>
            </w:r>
            <w:r>
              <w:rPr>
                <w:noProof/>
                <w:webHidden/>
              </w:rPr>
              <w:fldChar w:fldCharType="begin"/>
            </w:r>
            <w:r>
              <w:rPr>
                <w:noProof/>
                <w:webHidden/>
              </w:rPr>
              <w:instrText xml:space="preserve"> PAGEREF _Toc234543830 \h </w:instrText>
            </w:r>
          </w:ins>
          <w:r>
            <w:rPr>
              <w:noProof/>
              <w:webHidden/>
            </w:rPr>
          </w:r>
          <w:ins w:id="61" w:author="Gonçalo Brandão" w:date="2026-07-10T02:43:00Z" w16du:dateUtc="2026-07-10T01:43:00Z">
            <w:r>
              <w:rPr>
                <w:noProof/>
                <w:webHidden/>
              </w:rPr>
              <w:fldChar w:fldCharType="separate"/>
            </w:r>
            <w:r>
              <w:rPr>
                <w:noProof/>
                <w:webHidden/>
              </w:rPr>
              <w:t>19</w:t>
            </w:r>
            <w:r>
              <w:rPr>
                <w:noProof/>
                <w:webHidden/>
              </w:rPr>
              <w:fldChar w:fldCharType="end"/>
            </w:r>
            <w:r w:rsidRPr="000A6BB7">
              <w:rPr>
                <w:rStyle w:val="Hyperlink"/>
                <w:noProof/>
              </w:rPr>
              <w:fldChar w:fldCharType="end"/>
            </w:r>
          </w:ins>
        </w:p>
        <w:p w14:paraId="5A544EF1" w14:textId="5F295526" w:rsidR="005013A4" w:rsidRDefault="005013A4">
          <w:pPr>
            <w:pStyle w:val="TOC2"/>
            <w:tabs>
              <w:tab w:val="left" w:pos="960"/>
              <w:tab w:val="right" w:leader="dot" w:pos="8494"/>
            </w:tabs>
            <w:rPr>
              <w:ins w:id="62" w:author="Gonçalo Brandão" w:date="2026-07-10T02:43:00Z" w16du:dateUtc="2026-07-10T01:43:00Z"/>
              <w:rFonts w:asciiTheme="minorHAnsi" w:eastAsiaTheme="minorEastAsia" w:hAnsiTheme="minorHAnsi"/>
              <w:noProof/>
              <w:kern w:val="2"/>
              <w:sz w:val="24"/>
              <w:szCs w:val="24"/>
              <w:lang w:val="en-US"/>
              <w14:ligatures w14:val="standardContextual"/>
            </w:rPr>
          </w:pPr>
          <w:ins w:id="63"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4.4.</w:t>
            </w:r>
            <w:r>
              <w:rPr>
                <w:rFonts w:asciiTheme="minorHAnsi" w:eastAsiaTheme="minorEastAsia" w:hAnsiTheme="minorHAnsi"/>
                <w:noProof/>
                <w:kern w:val="2"/>
                <w:sz w:val="24"/>
                <w:szCs w:val="24"/>
                <w:lang w:val="en-US"/>
                <w14:ligatures w14:val="standardContextual"/>
              </w:rPr>
              <w:tab/>
            </w:r>
            <w:r w:rsidRPr="000A6BB7">
              <w:rPr>
                <w:rStyle w:val="Hyperlink"/>
                <w:noProof/>
              </w:rPr>
              <w:t>Restrições técnicas impostas pelo sistema</w:t>
            </w:r>
            <w:r>
              <w:rPr>
                <w:noProof/>
                <w:webHidden/>
              </w:rPr>
              <w:tab/>
            </w:r>
            <w:r>
              <w:rPr>
                <w:noProof/>
                <w:webHidden/>
              </w:rPr>
              <w:fldChar w:fldCharType="begin"/>
            </w:r>
            <w:r>
              <w:rPr>
                <w:noProof/>
                <w:webHidden/>
              </w:rPr>
              <w:instrText xml:space="preserve"> PAGEREF _Toc234543831 \h </w:instrText>
            </w:r>
          </w:ins>
          <w:r>
            <w:rPr>
              <w:noProof/>
              <w:webHidden/>
            </w:rPr>
          </w:r>
          <w:ins w:id="64" w:author="Gonçalo Brandão" w:date="2026-07-10T02:43:00Z" w16du:dateUtc="2026-07-10T01:43:00Z">
            <w:r>
              <w:rPr>
                <w:noProof/>
                <w:webHidden/>
              </w:rPr>
              <w:fldChar w:fldCharType="separate"/>
            </w:r>
            <w:r>
              <w:rPr>
                <w:noProof/>
                <w:webHidden/>
              </w:rPr>
              <w:t>19</w:t>
            </w:r>
            <w:r>
              <w:rPr>
                <w:noProof/>
                <w:webHidden/>
              </w:rPr>
              <w:fldChar w:fldCharType="end"/>
            </w:r>
            <w:r w:rsidRPr="000A6BB7">
              <w:rPr>
                <w:rStyle w:val="Hyperlink"/>
                <w:noProof/>
              </w:rPr>
              <w:fldChar w:fldCharType="end"/>
            </w:r>
          </w:ins>
        </w:p>
        <w:p w14:paraId="6F6558A0" w14:textId="593CD627" w:rsidR="005013A4" w:rsidRDefault="005013A4">
          <w:pPr>
            <w:pStyle w:val="TOC1"/>
            <w:tabs>
              <w:tab w:val="left" w:pos="480"/>
              <w:tab w:val="right" w:leader="dot" w:pos="8494"/>
            </w:tabs>
            <w:rPr>
              <w:ins w:id="65" w:author="Gonçalo Brandão" w:date="2026-07-10T02:43:00Z" w16du:dateUtc="2026-07-10T01:43:00Z"/>
              <w:rFonts w:asciiTheme="minorHAnsi" w:eastAsiaTheme="minorEastAsia" w:hAnsiTheme="minorHAnsi"/>
              <w:noProof/>
              <w:kern w:val="2"/>
              <w:sz w:val="24"/>
              <w:szCs w:val="24"/>
              <w:lang w:val="en-US"/>
              <w14:ligatures w14:val="standardContextual"/>
            </w:rPr>
          </w:pPr>
          <w:ins w:id="6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5.</w:t>
            </w:r>
            <w:r>
              <w:rPr>
                <w:rFonts w:asciiTheme="minorHAnsi" w:eastAsiaTheme="minorEastAsia" w:hAnsiTheme="minorHAnsi"/>
                <w:noProof/>
                <w:kern w:val="2"/>
                <w:sz w:val="24"/>
                <w:szCs w:val="24"/>
                <w:lang w:val="en-US"/>
                <w14:ligatures w14:val="standardContextual"/>
              </w:rPr>
              <w:tab/>
            </w:r>
            <w:r w:rsidRPr="000A6BB7">
              <w:rPr>
                <w:rStyle w:val="Hyperlink"/>
                <w:noProof/>
              </w:rPr>
              <w:t>Arquitetura da solução</w:t>
            </w:r>
            <w:r>
              <w:rPr>
                <w:noProof/>
                <w:webHidden/>
              </w:rPr>
              <w:tab/>
            </w:r>
            <w:r>
              <w:rPr>
                <w:noProof/>
                <w:webHidden/>
              </w:rPr>
              <w:fldChar w:fldCharType="begin"/>
            </w:r>
            <w:r>
              <w:rPr>
                <w:noProof/>
                <w:webHidden/>
              </w:rPr>
              <w:instrText xml:space="preserve"> PAGEREF _Toc234543832 \h </w:instrText>
            </w:r>
          </w:ins>
          <w:r>
            <w:rPr>
              <w:noProof/>
              <w:webHidden/>
            </w:rPr>
          </w:r>
          <w:ins w:id="67" w:author="Gonçalo Brandão" w:date="2026-07-10T02:43:00Z" w16du:dateUtc="2026-07-10T01:43:00Z">
            <w:r>
              <w:rPr>
                <w:noProof/>
                <w:webHidden/>
              </w:rPr>
              <w:fldChar w:fldCharType="separate"/>
            </w:r>
            <w:r>
              <w:rPr>
                <w:noProof/>
                <w:webHidden/>
              </w:rPr>
              <w:t>20</w:t>
            </w:r>
            <w:r>
              <w:rPr>
                <w:noProof/>
                <w:webHidden/>
              </w:rPr>
              <w:fldChar w:fldCharType="end"/>
            </w:r>
            <w:r w:rsidRPr="000A6BB7">
              <w:rPr>
                <w:rStyle w:val="Hyperlink"/>
                <w:noProof/>
              </w:rPr>
              <w:fldChar w:fldCharType="end"/>
            </w:r>
          </w:ins>
        </w:p>
        <w:p w14:paraId="1E05F39A" w14:textId="5ED18E32" w:rsidR="005013A4" w:rsidRDefault="005013A4">
          <w:pPr>
            <w:pStyle w:val="TOC1"/>
            <w:tabs>
              <w:tab w:val="left" w:pos="480"/>
              <w:tab w:val="right" w:leader="dot" w:pos="8494"/>
            </w:tabs>
            <w:rPr>
              <w:ins w:id="68" w:author="Gonçalo Brandão" w:date="2026-07-10T02:43:00Z" w16du:dateUtc="2026-07-10T01:43:00Z"/>
              <w:rFonts w:asciiTheme="minorHAnsi" w:eastAsiaTheme="minorEastAsia" w:hAnsiTheme="minorHAnsi"/>
              <w:noProof/>
              <w:kern w:val="2"/>
              <w:sz w:val="24"/>
              <w:szCs w:val="24"/>
              <w:lang w:val="en-US"/>
              <w14:ligatures w14:val="standardContextual"/>
            </w:rPr>
          </w:pPr>
          <w:ins w:id="6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6.</w:t>
            </w:r>
            <w:r>
              <w:rPr>
                <w:rFonts w:asciiTheme="minorHAnsi" w:eastAsiaTheme="minorEastAsia" w:hAnsiTheme="minorHAnsi"/>
                <w:noProof/>
                <w:kern w:val="2"/>
                <w:sz w:val="24"/>
                <w:szCs w:val="24"/>
                <w:lang w:val="en-US"/>
                <w14:ligatures w14:val="standardContextual"/>
              </w:rPr>
              <w:tab/>
            </w:r>
            <w:r w:rsidRPr="000A6BB7">
              <w:rPr>
                <w:rStyle w:val="Hyperlink"/>
                <w:noProof/>
              </w:rPr>
              <w:t>Modelo de dados</w:t>
            </w:r>
            <w:r>
              <w:rPr>
                <w:noProof/>
                <w:webHidden/>
              </w:rPr>
              <w:tab/>
            </w:r>
            <w:r>
              <w:rPr>
                <w:noProof/>
                <w:webHidden/>
              </w:rPr>
              <w:fldChar w:fldCharType="begin"/>
            </w:r>
            <w:r>
              <w:rPr>
                <w:noProof/>
                <w:webHidden/>
              </w:rPr>
              <w:instrText xml:space="preserve"> PAGEREF _Toc234543833 \h </w:instrText>
            </w:r>
          </w:ins>
          <w:r>
            <w:rPr>
              <w:noProof/>
              <w:webHidden/>
            </w:rPr>
          </w:r>
          <w:ins w:id="70" w:author="Gonçalo Brandão" w:date="2026-07-10T02:43:00Z" w16du:dateUtc="2026-07-10T01:43:00Z">
            <w:r>
              <w:rPr>
                <w:noProof/>
                <w:webHidden/>
              </w:rPr>
              <w:fldChar w:fldCharType="separate"/>
            </w:r>
            <w:r>
              <w:rPr>
                <w:noProof/>
                <w:webHidden/>
              </w:rPr>
              <w:t>21</w:t>
            </w:r>
            <w:r>
              <w:rPr>
                <w:noProof/>
                <w:webHidden/>
              </w:rPr>
              <w:fldChar w:fldCharType="end"/>
            </w:r>
            <w:r w:rsidRPr="000A6BB7">
              <w:rPr>
                <w:rStyle w:val="Hyperlink"/>
                <w:noProof/>
              </w:rPr>
              <w:fldChar w:fldCharType="end"/>
            </w:r>
          </w:ins>
        </w:p>
        <w:p w14:paraId="655F2FFD" w14:textId="1240FE22" w:rsidR="005013A4" w:rsidRDefault="005013A4">
          <w:pPr>
            <w:pStyle w:val="TOC2"/>
            <w:tabs>
              <w:tab w:val="left" w:pos="960"/>
              <w:tab w:val="right" w:leader="dot" w:pos="8494"/>
            </w:tabs>
            <w:rPr>
              <w:ins w:id="71" w:author="Gonçalo Brandão" w:date="2026-07-10T02:43:00Z" w16du:dateUtc="2026-07-10T01:43:00Z"/>
              <w:rFonts w:asciiTheme="minorHAnsi" w:eastAsiaTheme="minorEastAsia" w:hAnsiTheme="minorHAnsi"/>
              <w:noProof/>
              <w:kern w:val="2"/>
              <w:sz w:val="24"/>
              <w:szCs w:val="24"/>
              <w:lang w:val="en-US"/>
              <w14:ligatures w14:val="standardContextual"/>
            </w:rPr>
          </w:pPr>
          <w:ins w:id="7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6.1.</w:t>
            </w:r>
            <w:r>
              <w:rPr>
                <w:rFonts w:asciiTheme="minorHAnsi" w:eastAsiaTheme="minorEastAsia" w:hAnsiTheme="minorHAnsi"/>
                <w:noProof/>
                <w:kern w:val="2"/>
                <w:sz w:val="24"/>
                <w:szCs w:val="24"/>
                <w:lang w:val="en-US"/>
                <w14:ligatures w14:val="standardContextual"/>
              </w:rPr>
              <w:tab/>
            </w:r>
            <w:r w:rsidRPr="000A6BB7">
              <w:rPr>
                <w:rStyle w:val="Hyperlink"/>
                <w:noProof/>
              </w:rPr>
              <w:t>Estratégia TPH (Table-Per-Hierarchy)</w:t>
            </w:r>
            <w:r>
              <w:rPr>
                <w:noProof/>
                <w:webHidden/>
              </w:rPr>
              <w:tab/>
            </w:r>
            <w:r>
              <w:rPr>
                <w:noProof/>
                <w:webHidden/>
              </w:rPr>
              <w:fldChar w:fldCharType="begin"/>
            </w:r>
            <w:r>
              <w:rPr>
                <w:noProof/>
                <w:webHidden/>
              </w:rPr>
              <w:instrText xml:space="preserve"> PAGEREF _Toc234543834 \h </w:instrText>
            </w:r>
          </w:ins>
          <w:r>
            <w:rPr>
              <w:noProof/>
              <w:webHidden/>
            </w:rPr>
          </w:r>
          <w:ins w:id="73" w:author="Gonçalo Brandão" w:date="2026-07-10T02:43:00Z" w16du:dateUtc="2026-07-10T01:43:00Z">
            <w:r>
              <w:rPr>
                <w:noProof/>
                <w:webHidden/>
              </w:rPr>
              <w:fldChar w:fldCharType="separate"/>
            </w:r>
            <w:r>
              <w:rPr>
                <w:noProof/>
                <w:webHidden/>
              </w:rPr>
              <w:t>21</w:t>
            </w:r>
            <w:r>
              <w:rPr>
                <w:noProof/>
                <w:webHidden/>
              </w:rPr>
              <w:fldChar w:fldCharType="end"/>
            </w:r>
            <w:r w:rsidRPr="000A6BB7">
              <w:rPr>
                <w:rStyle w:val="Hyperlink"/>
                <w:noProof/>
              </w:rPr>
              <w:fldChar w:fldCharType="end"/>
            </w:r>
          </w:ins>
        </w:p>
        <w:p w14:paraId="0FC0DCF9" w14:textId="6608328F" w:rsidR="005013A4" w:rsidRDefault="005013A4">
          <w:pPr>
            <w:pStyle w:val="TOC2"/>
            <w:tabs>
              <w:tab w:val="left" w:pos="960"/>
              <w:tab w:val="right" w:leader="dot" w:pos="8494"/>
            </w:tabs>
            <w:rPr>
              <w:ins w:id="74" w:author="Gonçalo Brandão" w:date="2026-07-10T02:43:00Z" w16du:dateUtc="2026-07-10T01:43:00Z"/>
              <w:rFonts w:asciiTheme="minorHAnsi" w:eastAsiaTheme="minorEastAsia" w:hAnsiTheme="minorHAnsi"/>
              <w:noProof/>
              <w:kern w:val="2"/>
              <w:sz w:val="24"/>
              <w:szCs w:val="24"/>
              <w:lang w:val="en-US"/>
              <w14:ligatures w14:val="standardContextual"/>
            </w:rPr>
          </w:pPr>
          <w:ins w:id="7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6.2.</w:t>
            </w:r>
            <w:r>
              <w:rPr>
                <w:rFonts w:asciiTheme="minorHAnsi" w:eastAsiaTheme="minorEastAsia" w:hAnsiTheme="minorHAnsi"/>
                <w:noProof/>
                <w:kern w:val="2"/>
                <w:sz w:val="24"/>
                <w:szCs w:val="24"/>
                <w:lang w:val="en-US"/>
                <w14:ligatures w14:val="standardContextual"/>
              </w:rPr>
              <w:tab/>
            </w:r>
            <w:r w:rsidRPr="000A6BB7">
              <w:rPr>
                <w:rStyle w:val="Hyperlink"/>
                <w:noProof/>
              </w:rPr>
              <w:t>Entidades de acesso externo</w:t>
            </w:r>
            <w:r>
              <w:rPr>
                <w:noProof/>
                <w:webHidden/>
              </w:rPr>
              <w:tab/>
            </w:r>
            <w:r>
              <w:rPr>
                <w:noProof/>
                <w:webHidden/>
              </w:rPr>
              <w:fldChar w:fldCharType="begin"/>
            </w:r>
            <w:r>
              <w:rPr>
                <w:noProof/>
                <w:webHidden/>
              </w:rPr>
              <w:instrText xml:space="preserve"> PAGEREF _Toc234543835 \h </w:instrText>
            </w:r>
          </w:ins>
          <w:r>
            <w:rPr>
              <w:noProof/>
              <w:webHidden/>
            </w:rPr>
          </w:r>
          <w:ins w:id="76" w:author="Gonçalo Brandão" w:date="2026-07-10T02:43:00Z" w16du:dateUtc="2026-07-10T01:43:00Z">
            <w:r>
              <w:rPr>
                <w:noProof/>
                <w:webHidden/>
              </w:rPr>
              <w:fldChar w:fldCharType="separate"/>
            </w:r>
            <w:r>
              <w:rPr>
                <w:noProof/>
                <w:webHidden/>
              </w:rPr>
              <w:t>21</w:t>
            </w:r>
            <w:r>
              <w:rPr>
                <w:noProof/>
                <w:webHidden/>
              </w:rPr>
              <w:fldChar w:fldCharType="end"/>
            </w:r>
            <w:r w:rsidRPr="000A6BB7">
              <w:rPr>
                <w:rStyle w:val="Hyperlink"/>
                <w:noProof/>
              </w:rPr>
              <w:fldChar w:fldCharType="end"/>
            </w:r>
          </w:ins>
        </w:p>
        <w:p w14:paraId="74E9EAAF" w14:textId="06792D6D" w:rsidR="005013A4" w:rsidRDefault="005013A4">
          <w:pPr>
            <w:pStyle w:val="TOC2"/>
            <w:tabs>
              <w:tab w:val="left" w:pos="960"/>
              <w:tab w:val="right" w:leader="dot" w:pos="8494"/>
            </w:tabs>
            <w:rPr>
              <w:ins w:id="77" w:author="Gonçalo Brandão" w:date="2026-07-10T02:43:00Z" w16du:dateUtc="2026-07-10T01:43:00Z"/>
              <w:rFonts w:asciiTheme="minorHAnsi" w:eastAsiaTheme="minorEastAsia" w:hAnsiTheme="minorHAnsi"/>
              <w:noProof/>
              <w:kern w:val="2"/>
              <w:sz w:val="24"/>
              <w:szCs w:val="24"/>
              <w:lang w:val="en-US"/>
              <w14:ligatures w14:val="standardContextual"/>
            </w:rPr>
          </w:pPr>
          <w:ins w:id="7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6.3.</w:t>
            </w:r>
            <w:r>
              <w:rPr>
                <w:rFonts w:asciiTheme="minorHAnsi" w:eastAsiaTheme="minorEastAsia" w:hAnsiTheme="minorHAnsi"/>
                <w:noProof/>
                <w:kern w:val="2"/>
                <w:sz w:val="24"/>
                <w:szCs w:val="24"/>
                <w:lang w:val="en-US"/>
                <w14:ligatures w14:val="standardContextual"/>
              </w:rPr>
              <w:tab/>
            </w:r>
            <w:r w:rsidRPr="000A6BB7">
              <w:rPr>
                <w:rStyle w:val="Hyperlink"/>
                <w:noProof/>
              </w:rPr>
              <w:t>Entidade de Resultados (snapshot JSON + FinalScore)</w:t>
            </w:r>
            <w:r>
              <w:rPr>
                <w:noProof/>
                <w:webHidden/>
              </w:rPr>
              <w:tab/>
            </w:r>
            <w:r>
              <w:rPr>
                <w:noProof/>
                <w:webHidden/>
              </w:rPr>
              <w:fldChar w:fldCharType="begin"/>
            </w:r>
            <w:r>
              <w:rPr>
                <w:noProof/>
                <w:webHidden/>
              </w:rPr>
              <w:instrText xml:space="preserve"> PAGEREF _Toc234543836 \h </w:instrText>
            </w:r>
          </w:ins>
          <w:r>
            <w:rPr>
              <w:noProof/>
              <w:webHidden/>
            </w:rPr>
          </w:r>
          <w:ins w:id="79" w:author="Gonçalo Brandão" w:date="2026-07-10T02:43:00Z" w16du:dateUtc="2026-07-10T01:43:00Z">
            <w:r>
              <w:rPr>
                <w:noProof/>
                <w:webHidden/>
              </w:rPr>
              <w:fldChar w:fldCharType="separate"/>
            </w:r>
            <w:r>
              <w:rPr>
                <w:noProof/>
                <w:webHidden/>
              </w:rPr>
              <w:t>22</w:t>
            </w:r>
            <w:r>
              <w:rPr>
                <w:noProof/>
                <w:webHidden/>
              </w:rPr>
              <w:fldChar w:fldCharType="end"/>
            </w:r>
            <w:r w:rsidRPr="000A6BB7">
              <w:rPr>
                <w:rStyle w:val="Hyperlink"/>
                <w:noProof/>
              </w:rPr>
              <w:fldChar w:fldCharType="end"/>
            </w:r>
          </w:ins>
        </w:p>
        <w:p w14:paraId="4CDD3E8C" w14:textId="63661807" w:rsidR="005013A4" w:rsidRDefault="005013A4">
          <w:pPr>
            <w:pStyle w:val="TOC2"/>
            <w:tabs>
              <w:tab w:val="left" w:pos="960"/>
              <w:tab w:val="right" w:leader="dot" w:pos="8494"/>
            </w:tabs>
            <w:rPr>
              <w:ins w:id="80" w:author="Gonçalo Brandão" w:date="2026-07-10T02:43:00Z" w16du:dateUtc="2026-07-10T01:43:00Z"/>
              <w:rFonts w:asciiTheme="minorHAnsi" w:eastAsiaTheme="minorEastAsia" w:hAnsiTheme="minorHAnsi"/>
              <w:noProof/>
              <w:kern w:val="2"/>
              <w:sz w:val="24"/>
              <w:szCs w:val="24"/>
              <w:lang w:val="en-US"/>
              <w14:ligatures w14:val="standardContextual"/>
            </w:rPr>
          </w:pPr>
          <w:ins w:id="8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6.4.</w:t>
            </w:r>
            <w:r>
              <w:rPr>
                <w:rFonts w:asciiTheme="minorHAnsi" w:eastAsiaTheme="minorEastAsia" w:hAnsiTheme="minorHAnsi"/>
                <w:noProof/>
                <w:kern w:val="2"/>
                <w:sz w:val="24"/>
                <w:szCs w:val="24"/>
                <w:lang w:val="en-US"/>
                <w14:ligatures w14:val="standardContextual"/>
              </w:rPr>
              <w:tab/>
            </w:r>
            <w:r w:rsidRPr="000A6BB7">
              <w:rPr>
                <w:rStyle w:val="Hyperlink"/>
                <w:noProof/>
              </w:rPr>
              <w:t>Diagrama de entidades e relações</w:t>
            </w:r>
            <w:r>
              <w:rPr>
                <w:noProof/>
                <w:webHidden/>
              </w:rPr>
              <w:tab/>
            </w:r>
            <w:r>
              <w:rPr>
                <w:noProof/>
                <w:webHidden/>
              </w:rPr>
              <w:fldChar w:fldCharType="begin"/>
            </w:r>
            <w:r>
              <w:rPr>
                <w:noProof/>
                <w:webHidden/>
              </w:rPr>
              <w:instrText xml:space="preserve"> PAGEREF _Toc234543837 \h </w:instrText>
            </w:r>
          </w:ins>
          <w:r>
            <w:rPr>
              <w:noProof/>
              <w:webHidden/>
            </w:rPr>
          </w:r>
          <w:ins w:id="82" w:author="Gonçalo Brandão" w:date="2026-07-10T02:43:00Z" w16du:dateUtc="2026-07-10T01:43:00Z">
            <w:r>
              <w:rPr>
                <w:noProof/>
                <w:webHidden/>
              </w:rPr>
              <w:fldChar w:fldCharType="separate"/>
            </w:r>
            <w:r>
              <w:rPr>
                <w:noProof/>
                <w:webHidden/>
              </w:rPr>
              <w:t>22</w:t>
            </w:r>
            <w:r>
              <w:rPr>
                <w:noProof/>
                <w:webHidden/>
              </w:rPr>
              <w:fldChar w:fldCharType="end"/>
            </w:r>
            <w:r w:rsidRPr="000A6BB7">
              <w:rPr>
                <w:rStyle w:val="Hyperlink"/>
                <w:noProof/>
              </w:rPr>
              <w:fldChar w:fldCharType="end"/>
            </w:r>
          </w:ins>
        </w:p>
        <w:p w14:paraId="5EB56E2E" w14:textId="55744182" w:rsidR="005013A4" w:rsidRDefault="005013A4">
          <w:pPr>
            <w:pStyle w:val="TOC2"/>
            <w:tabs>
              <w:tab w:val="left" w:pos="960"/>
              <w:tab w:val="right" w:leader="dot" w:pos="8494"/>
            </w:tabs>
            <w:rPr>
              <w:ins w:id="83" w:author="Gonçalo Brandão" w:date="2026-07-10T02:43:00Z" w16du:dateUtc="2026-07-10T01:43:00Z"/>
              <w:rFonts w:asciiTheme="minorHAnsi" w:eastAsiaTheme="minorEastAsia" w:hAnsiTheme="minorHAnsi"/>
              <w:noProof/>
              <w:kern w:val="2"/>
              <w:sz w:val="24"/>
              <w:szCs w:val="24"/>
              <w:lang w:val="en-US"/>
              <w14:ligatures w14:val="standardContextual"/>
            </w:rPr>
          </w:pPr>
          <w:ins w:id="8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"_Toc234543838"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6.5.</w:t>
            </w:r>
            <w:r>
              <w:rPr>
                <w:rFonts w:asciiTheme="minorHAnsi" w:eastAsiaTheme="minorEastAsia" w:hAnsiTheme="minorHAnsi"/>
                <w:noProof/>
                <w:kern w:val="2"/>
                <w:sz w:val="24"/>
                <w:szCs w:val="24"/>
                <w:lang w:val="en-US"/>
                <w14:ligatures w14:val="standardContextual"/>
              </w:rPr>
              <w:tab/>
            </w:r>
            <w:r w:rsidRPr="000A6BB7">
              <w:rPr>
                <w:rStyle w:val="Hyperlink"/>
                <w:noProof/>
              </w:rPr>
              <w:t>Diagrama do modelo de avaliação</w:t>
            </w:r>
            <w:r>
              <w:rPr>
                <w:noProof/>
                <w:webHidden/>
              </w:rPr>
              <w:tab/>
            </w:r>
            <w:r>
              <w:rPr>
                <w:noProof/>
                <w:webHidden/>
              </w:rPr>
              <w:fldChar w:fldCharType="begin"/>
            </w:r>
            <w:r>
              <w:rPr>
                <w:noProof/>
                <w:webHidden/>
              </w:rPr>
              <w:instrText xml:space="preserve"> PAGEREF _Toc234543838 \h </w:instrText>
            </w:r>
          </w:ins>
          <w:r>
            <w:rPr>
              <w:noProof/>
              <w:webHidden/>
            </w:rPr>
          </w:r>
          <w:ins w:id="85" w:author="Gonçalo Brandão" w:date="2026-07-10T02:43:00Z" w16du:dateUtc="2026-07-10T01:43:00Z">
            <w:r>
              <w:rPr>
                <w:noProof/>
                <w:webHidden/>
              </w:rPr>
              <w:fldChar w:fldCharType="separate"/>
            </w:r>
            <w:r>
              <w:rPr>
                <w:noProof/>
                <w:webHidden/>
              </w:rPr>
              <w:t>23</w:t>
            </w:r>
            <w:r>
              <w:rPr>
                <w:noProof/>
                <w:webHidden/>
              </w:rPr>
              <w:fldChar w:fldCharType="end"/>
            </w:r>
            <w:r w:rsidRPr="000A6BB7">
              <w:rPr>
                <w:rStyle w:val="Hyperlink"/>
                <w:noProof/>
              </w:rPr>
              <w:fldChar w:fldCharType="end"/>
            </w:r>
          </w:ins>
        </w:p>
        <w:p w14:paraId="7150B512" w14:textId="31425EB9" w:rsidR="005013A4" w:rsidRDefault="005013A4">
          <w:pPr>
            <w:pStyle w:val="TOC1"/>
            <w:tabs>
              <w:tab w:val="left" w:pos="480"/>
              <w:tab w:val="right" w:leader="dot" w:pos="8494"/>
            </w:tabs>
            <w:rPr>
              <w:ins w:id="86" w:author="Gonçalo Brandão" w:date="2026-07-10T02:43:00Z" w16du:dateUtc="2026-07-10T01:43:00Z"/>
              <w:rFonts w:asciiTheme="minorHAnsi" w:eastAsiaTheme="minorEastAsia" w:hAnsiTheme="minorHAnsi"/>
              <w:noProof/>
              <w:kern w:val="2"/>
              <w:sz w:val="24"/>
              <w:szCs w:val="24"/>
              <w:lang w:val="en-US"/>
              <w14:ligatures w14:val="standardContextual"/>
            </w:rPr>
          </w:pPr>
          <w:ins w:id="8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7.</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Geração e gestão do </w:t>
            </w:r>
            <w:r w:rsidRPr="000A6BB7">
              <w:rPr>
                <w:rStyle w:val="Hyperlink"/>
                <w:i/>
                <w:iCs/>
                <w:noProof/>
              </w:rPr>
              <w:t>token</w:t>
            </w:r>
            <w:r w:rsidRPr="000A6BB7">
              <w:rPr>
                <w:rStyle w:val="Hyperlink"/>
                <w:noProof/>
              </w:rPr>
              <w:t xml:space="preserve"> temporário</w:t>
            </w:r>
            <w:r>
              <w:rPr>
                <w:noProof/>
                <w:webHidden/>
              </w:rPr>
              <w:tab/>
            </w:r>
            <w:r>
              <w:rPr>
                <w:noProof/>
                <w:webHidden/>
              </w:rPr>
              <w:fldChar w:fldCharType="begin"/>
            </w:r>
            <w:r>
              <w:rPr>
                <w:noProof/>
                <w:webHidden/>
              </w:rPr>
              <w:instrText xml:space="preserve"> PAGEREF _Toc234543840 \h </w:instrText>
            </w:r>
          </w:ins>
          <w:r>
            <w:rPr>
              <w:noProof/>
              <w:webHidden/>
            </w:rPr>
          </w:r>
          <w:ins w:id="88" w:author="Gonçalo Brandão" w:date="2026-07-10T02:43:00Z" w16du:dateUtc="2026-07-10T01:43:00Z">
            <w:r>
              <w:rPr>
                <w:noProof/>
                <w:webHidden/>
              </w:rPr>
              <w:fldChar w:fldCharType="separate"/>
            </w:r>
            <w:r>
              <w:rPr>
                <w:noProof/>
                <w:webHidden/>
              </w:rPr>
              <w:t>23</w:t>
            </w:r>
            <w:r>
              <w:rPr>
                <w:noProof/>
                <w:webHidden/>
              </w:rPr>
              <w:fldChar w:fldCharType="end"/>
            </w:r>
            <w:r w:rsidRPr="000A6BB7">
              <w:rPr>
                <w:rStyle w:val="Hyperlink"/>
                <w:noProof/>
              </w:rPr>
              <w:fldChar w:fldCharType="end"/>
            </w:r>
          </w:ins>
        </w:p>
        <w:p w14:paraId="403F75FD" w14:textId="4C22DE69" w:rsidR="005013A4" w:rsidRDefault="005013A4">
          <w:pPr>
            <w:pStyle w:val="TOC2"/>
            <w:tabs>
              <w:tab w:val="left" w:pos="960"/>
              <w:tab w:val="right" w:leader="dot" w:pos="8494"/>
            </w:tabs>
            <w:rPr>
              <w:ins w:id="89" w:author="Gonçalo Brandão" w:date="2026-07-10T02:43:00Z" w16du:dateUtc="2026-07-10T01:43:00Z"/>
              <w:rFonts w:asciiTheme="minorHAnsi" w:eastAsiaTheme="minorEastAsia" w:hAnsiTheme="minorHAnsi"/>
              <w:noProof/>
              <w:kern w:val="2"/>
              <w:sz w:val="24"/>
              <w:szCs w:val="24"/>
              <w:lang w:val="en-US"/>
              <w14:ligatures w14:val="standardContextual"/>
            </w:rPr>
          </w:pPr>
          <w:ins w:id="9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7.1.</w:t>
            </w:r>
            <w:r>
              <w:rPr>
                <w:rFonts w:asciiTheme="minorHAnsi" w:eastAsiaTheme="minorEastAsia" w:hAnsiTheme="minorHAnsi"/>
                <w:noProof/>
                <w:kern w:val="2"/>
                <w:sz w:val="24"/>
                <w:szCs w:val="24"/>
                <w:lang w:val="en-US"/>
                <w14:ligatures w14:val="standardContextual"/>
              </w:rPr>
              <w:tab/>
            </w:r>
            <w:r w:rsidRPr="000A6BB7">
              <w:rPr>
                <w:rStyle w:val="Hyperlink"/>
                <w:noProof/>
              </w:rPr>
              <w:t>Geração segura do token</w:t>
            </w:r>
            <w:r>
              <w:rPr>
                <w:noProof/>
                <w:webHidden/>
              </w:rPr>
              <w:tab/>
            </w:r>
            <w:r>
              <w:rPr>
                <w:noProof/>
                <w:webHidden/>
              </w:rPr>
              <w:fldChar w:fldCharType="begin"/>
            </w:r>
            <w:r>
              <w:rPr>
                <w:noProof/>
                <w:webHidden/>
              </w:rPr>
              <w:instrText xml:space="preserve"> PAGEREF _Toc234543841 \h </w:instrText>
            </w:r>
          </w:ins>
          <w:r>
            <w:rPr>
              <w:noProof/>
              <w:webHidden/>
            </w:rPr>
          </w:r>
          <w:ins w:id="91" w:author="Gonçalo Brandão" w:date="2026-07-10T02:43:00Z" w16du:dateUtc="2026-07-10T01:43:00Z">
            <w:r>
              <w:rPr>
                <w:noProof/>
                <w:webHidden/>
              </w:rPr>
              <w:fldChar w:fldCharType="separate"/>
            </w:r>
            <w:r>
              <w:rPr>
                <w:noProof/>
                <w:webHidden/>
              </w:rPr>
              <w:t>23</w:t>
            </w:r>
            <w:r>
              <w:rPr>
                <w:noProof/>
                <w:webHidden/>
              </w:rPr>
              <w:fldChar w:fldCharType="end"/>
            </w:r>
            <w:r w:rsidRPr="000A6BB7">
              <w:rPr>
                <w:rStyle w:val="Hyperlink"/>
                <w:noProof/>
              </w:rPr>
              <w:fldChar w:fldCharType="end"/>
            </w:r>
          </w:ins>
        </w:p>
        <w:p w14:paraId="5D9E4DE4" w14:textId="5C82A6FD" w:rsidR="005013A4" w:rsidRDefault="005013A4">
          <w:pPr>
            <w:pStyle w:val="TOC2"/>
            <w:tabs>
              <w:tab w:val="left" w:pos="960"/>
              <w:tab w:val="right" w:leader="dot" w:pos="8494"/>
            </w:tabs>
            <w:rPr>
              <w:ins w:id="92" w:author="Gonçalo Brandão" w:date="2026-07-10T02:43:00Z" w16du:dateUtc="2026-07-10T01:43:00Z"/>
              <w:rFonts w:asciiTheme="minorHAnsi" w:eastAsiaTheme="minorEastAsia" w:hAnsiTheme="minorHAnsi"/>
              <w:noProof/>
              <w:kern w:val="2"/>
              <w:sz w:val="24"/>
              <w:szCs w:val="24"/>
              <w:lang w:val="en-US"/>
              <w14:ligatures w14:val="standardContextual"/>
            </w:rPr>
          </w:pPr>
          <w:ins w:id="93"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7.2.</w:t>
            </w:r>
            <w:r>
              <w:rPr>
                <w:rFonts w:asciiTheme="minorHAnsi" w:eastAsiaTheme="minorEastAsia" w:hAnsiTheme="minorHAnsi"/>
                <w:noProof/>
                <w:kern w:val="2"/>
                <w:sz w:val="24"/>
                <w:szCs w:val="24"/>
                <w:lang w:val="en-US"/>
                <w14:ligatures w14:val="standardContextual"/>
              </w:rPr>
              <w:tab/>
            </w:r>
            <w:r w:rsidRPr="000A6BB7">
              <w:rPr>
                <w:rStyle w:val="Hyperlink"/>
                <w:noProof/>
              </w:rPr>
              <w:t>Regras de expiração e validade</w:t>
            </w:r>
            <w:r>
              <w:rPr>
                <w:noProof/>
                <w:webHidden/>
              </w:rPr>
              <w:tab/>
            </w:r>
            <w:r>
              <w:rPr>
                <w:noProof/>
                <w:webHidden/>
              </w:rPr>
              <w:fldChar w:fldCharType="begin"/>
            </w:r>
            <w:r>
              <w:rPr>
                <w:noProof/>
                <w:webHidden/>
              </w:rPr>
              <w:instrText xml:space="preserve"> PAGEREF _Toc234543842 \h </w:instrText>
            </w:r>
          </w:ins>
          <w:r>
            <w:rPr>
              <w:noProof/>
              <w:webHidden/>
            </w:rPr>
          </w:r>
          <w:ins w:id="94" w:author="Gonçalo Brandão" w:date="2026-07-10T02:43:00Z" w16du:dateUtc="2026-07-10T01:43:00Z">
            <w:r>
              <w:rPr>
                <w:noProof/>
                <w:webHidden/>
              </w:rPr>
              <w:fldChar w:fldCharType="separate"/>
            </w:r>
            <w:r>
              <w:rPr>
                <w:noProof/>
                <w:webHidden/>
              </w:rPr>
              <w:t>24</w:t>
            </w:r>
            <w:r>
              <w:rPr>
                <w:noProof/>
                <w:webHidden/>
              </w:rPr>
              <w:fldChar w:fldCharType="end"/>
            </w:r>
            <w:r w:rsidRPr="000A6BB7">
              <w:rPr>
                <w:rStyle w:val="Hyperlink"/>
                <w:noProof/>
              </w:rPr>
              <w:fldChar w:fldCharType="end"/>
            </w:r>
          </w:ins>
        </w:p>
        <w:p w14:paraId="1D1EFBA6" w14:textId="7AC51558" w:rsidR="005013A4" w:rsidRDefault="005013A4">
          <w:pPr>
            <w:pStyle w:val="TOC2"/>
            <w:tabs>
              <w:tab w:val="left" w:pos="960"/>
              <w:tab w:val="right" w:leader="dot" w:pos="8494"/>
            </w:tabs>
            <w:rPr>
              <w:ins w:id="95" w:author="Gonçalo Brandão" w:date="2026-07-10T02:43:00Z" w16du:dateUtc="2026-07-10T01:43:00Z"/>
              <w:rFonts w:asciiTheme="minorHAnsi" w:eastAsiaTheme="minorEastAsia" w:hAnsiTheme="minorHAnsi"/>
              <w:noProof/>
              <w:kern w:val="2"/>
              <w:sz w:val="24"/>
              <w:szCs w:val="24"/>
              <w:lang w:val="en-US"/>
              <w14:ligatures w14:val="standardContextual"/>
            </w:rPr>
          </w:pPr>
          <w:ins w:id="9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7.3.</w:t>
            </w:r>
            <w:r>
              <w:rPr>
                <w:rFonts w:asciiTheme="minorHAnsi" w:eastAsiaTheme="minorEastAsia" w:hAnsiTheme="minorHAnsi"/>
                <w:noProof/>
                <w:kern w:val="2"/>
                <w:sz w:val="24"/>
                <w:szCs w:val="24"/>
                <w:lang w:val="en-US"/>
                <w14:ligatures w14:val="standardContextual"/>
              </w:rPr>
              <w:tab/>
            </w:r>
            <w:r w:rsidRPr="000A6BB7">
              <w:rPr>
                <w:rStyle w:val="Hyperlink"/>
                <w:noProof/>
              </w:rPr>
              <w:t>Idempotência no repositório</w:t>
            </w:r>
            <w:r>
              <w:rPr>
                <w:noProof/>
                <w:webHidden/>
              </w:rPr>
              <w:tab/>
            </w:r>
            <w:r>
              <w:rPr>
                <w:noProof/>
                <w:webHidden/>
              </w:rPr>
              <w:fldChar w:fldCharType="begin"/>
            </w:r>
            <w:r>
              <w:rPr>
                <w:noProof/>
                <w:webHidden/>
              </w:rPr>
              <w:instrText xml:space="preserve"> PAGEREF _Toc234543843 \h </w:instrText>
            </w:r>
          </w:ins>
          <w:r>
            <w:rPr>
              <w:noProof/>
              <w:webHidden/>
            </w:rPr>
          </w:r>
          <w:ins w:id="97" w:author="Gonçalo Brandão" w:date="2026-07-10T02:43:00Z" w16du:dateUtc="2026-07-10T01:43:00Z">
            <w:r>
              <w:rPr>
                <w:noProof/>
                <w:webHidden/>
              </w:rPr>
              <w:fldChar w:fldCharType="separate"/>
            </w:r>
            <w:r>
              <w:rPr>
                <w:noProof/>
                <w:webHidden/>
              </w:rPr>
              <w:t>24</w:t>
            </w:r>
            <w:r>
              <w:rPr>
                <w:noProof/>
                <w:webHidden/>
              </w:rPr>
              <w:fldChar w:fldCharType="end"/>
            </w:r>
            <w:r w:rsidRPr="000A6BB7">
              <w:rPr>
                <w:rStyle w:val="Hyperlink"/>
                <w:noProof/>
              </w:rPr>
              <w:fldChar w:fldCharType="end"/>
            </w:r>
          </w:ins>
        </w:p>
        <w:p w14:paraId="48A8BE49" w14:textId="664E9E3B" w:rsidR="005013A4" w:rsidRDefault="005013A4">
          <w:pPr>
            <w:pStyle w:val="TOC1"/>
            <w:tabs>
              <w:tab w:val="left" w:pos="480"/>
              <w:tab w:val="right" w:leader="dot" w:pos="8494"/>
            </w:tabs>
            <w:rPr>
              <w:ins w:id="98" w:author="Gonçalo Brandão" w:date="2026-07-10T02:43:00Z" w16du:dateUtc="2026-07-10T01:43:00Z"/>
              <w:rFonts w:asciiTheme="minorHAnsi" w:eastAsiaTheme="minorEastAsia" w:hAnsiTheme="minorHAnsi"/>
              <w:noProof/>
              <w:kern w:val="2"/>
              <w:sz w:val="24"/>
              <w:szCs w:val="24"/>
              <w:lang w:val="en-US"/>
              <w14:ligatures w14:val="standardContextual"/>
            </w:rPr>
          </w:pPr>
          <w:ins w:id="9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8.</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Fluxo de envio de </w:t>
            </w:r>
            <w:r w:rsidRPr="000A6BB7">
              <w:rPr>
                <w:rStyle w:val="Hyperlink"/>
                <w:i/>
                <w:iCs/>
                <w:noProof/>
              </w:rPr>
              <w:t>e-mail</w:t>
            </w:r>
            <w:r>
              <w:rPr>
                <w:noProof/>
                <w:webHidden/>
              </w:rPr>
              <w:tab/>
            </w:r>
            <w:r>
              <w:rPr>
                <w:noProof/>
                <w:webHidden/>
              </w:rPr>
              <w:fldChar w:fldCharType="begin"/>
            </w:r>
            <w:r>
              <w:rPr>
                <w:noProof/>
                <w:webHidden/>
              </w:rPr>
              <w:instrText xml:space="preserve"> PAGEREF _Toc234543844 \h </w:instrText>
            </w:r>
          </w:ins>
          <w:r>
            <w:rPr>
              <w:noProof/>
              <w:webHidden/>
            </w:rPr>
          </w:r>
          <w:ins w:id="100" w:author="Gonçalo Brandão" w:date="2026-07-10T02:43:00Z" w16du:dateUtc="2026-07-10T01:43:00Z">
            <w:r>
              <w:rPr>
                <w:noProof/>
                <w:webHidden/>
              </w:rPr>
              <w:fldChar w:fldCharType="separate"/>
            </w:r>
            <w:r>
              <w:rPr>
                <w:noProof/>
                <w:webHidden/>
              </w:rPr>
              <w:t>26</w:t>
            </w:r>
            <w:r>
              <w:rPr>
                <w:noProof/>
                <w:webHidden/>
              </w:rPr>
              <w:fldChar w:fldCharType="end"/>
            </w:r>
            <w:r w:rsidRPr="000A6BB7">
              <w:rPr>
                <w:rStyle w:val="Hyperlink"/>
                <w:noProof/>
              </w:rPr>
              <w:fldChar w:fldCharType="end"/>
            </w:r>
          </w:ins>
        </w:p>
        <w:p w14:paraId="0C98CC17" w14:textId="6CEECF75" w:rsidR="005013A4" w:rsidRDefault="005013A4">
          <w:pPr>
            <w:pStyle w:val="TOC2"/>
            <w:tabs>
              <w:tab w:val="left" w:pos="960"/>
              <w:tab w:val="right" w:leader="dot" w:pos="8494"/>
            </w:tabs>
            <w:rPr>
              <w:ins w:id="101" w:author="Gonçalo Brandão" w:date="2026-07-10T02:43:00Z" w16du:dateUtc="2026-07-10T01:43:00Z"/>
              <w:rFonts w:asciiTheme="minorHAnsi" w:eastAsiaTheme="minorEastAsia" w:hAnsiTheme="minorHAnsi"/>
              <w:noProof/>
              <w:kern w:val="2"/>
              <w:sz w:val="24"/>
              <w:szCs w:val="24"/>
              <w:lang w:val="en-US"/>
              <w14:ligatures w14:val="standardContextual"/>
            </w:rPr>
          </w:pPr>
          <w:ins w:id="10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8.1.</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Envio do </w:t>
            </w:r>
            <w:r w:rsidRPr="000A6BB7">
              <w:rPr>
                <w:rStyle w:val="Hyperlink"/>
                <w:i/>
                <w:iCs/>
                <w:noProof/>
              </w:rPr>
              <w:t>e-mail</w:t>
            </w:r>
            <w:r w:rsidRPr="000A6BB7">
              <w:rPr>
                <w:rStyle w:val="Hyperlink"/>
                <w:noProof/>
              </w:rPr>
              <w:t xml:space="preserve"> com o </w:t>
            </w:r>
            <w:r w:rsidRPr="000A6BB7">
              <w:rPr>
                <w:rStyle w:val="Hyperlink"/>
                <w:i/>
                <w:iCs/>
                <w:noProof/>
              </w:rPr>
              <w:t>link</w:t>
            </w:r>
            <w:r w:rsidRPr="000A6BB7">
              <w:rPr>
                <w:rStyle w:val="Hyperlink"/>
                <w:noProof/>
              </w:rPr>
              <w:t xml:space="preserve"> de avaliação</w:t>
            </w:r>
            <w:r>
              <w:rPr>
                <w:noProof/>
                <w:webHidden/>
              </w:rPr>
              <w:tab/>
            </w:r>
            <w:r>
              <w:rPr>
                <w:noProof/>
                <w:webHidden/>
              </w:rPr>
              <w:fldChar w:fldCharType="begin"/>
            </w:r>
            <w:r>
              <w:rPr>
                <w:noProof/>
                <w:webHidden/>
              </w:rPr>
              <w:instrText xml:space="preserve"> PAGEREF _Toc234543845 \h </w:instrText>
            </w:r>
          </w:ins>
          <w:r>
            <w:rPr>
              <w:noProof/>
              <w:webHidden/>
            </w:rPr>
          </w:r>
          <w:ins w:id="103" w:author="Gonçalo Brandão" w:date="2026-07-10T02:43:00Z" w16du:dateUtc="2026-07-10T01:43:00Z">
            <w:r>
              <w:rPr>
                <w:noProof/>
                <w:webHidden/>
              </w:rPr>
              <w:fldChar w:fldCharType="separate"/>
            </w:r>
            <w:r>
              <w:rPr>
                <w:noProof/>
                <w:webHidden/>
              </w:rPr>
              <w:t>26</w:t>
            </w:r>
            <w:r>
              <w:rPr>
                <w:noProof/>
                <w:webHidden/>
              </w:rPr>
              <w:fldChar w:fldCharType="end"/>
            </w:r>
            <w:r w:rsidRPr="000A6BB7">
              <w:rPr>
                <w:rStyle w:val="Hyperlink"/>
                <w:noProof/>
              </w:rPr>
              <w:fldChar w:fldCharType="end"/>
            </w:r>
          </w:ins>
        </w:p>
        <w:p w14:paraId="5CDA5277" w14:textId="43F3E9D0" w:rsidR="005013A4" w:rsidRDefault="005013A4">
          <w:pPr>
            <w:pStyle w:val="TOC2"/>
            <w:tabs>
              <w:tab w:val="left" w:pos="960"/>
              <w:tab w:val="right" w:leader="dot" w:pos="8494"/>
            </w:tabs>
            <w:rPr>
              <w:ins w:id="104" w:author="Gonçalo Brandão" w:date="2026-07-10T02:43:00Z" w16du:dateUtc="2026-07-10T01:43:00Z"/>
              <w:rFonts w:asciiTheme="minorHAnsi" w:eastAsiaTheme="minorEastAsia" w:hAnsiTheme="minorHAnsi"/>
              <w:noProof/>
              <w:kern w:val="2"/>
              <w:sz w:val="24"/>
              <w:szCs w:val="24"/>
              <w:lang w:val="en-US"/>
              <w14:ligatures w14:val="standardContextual"/>
            </w:rPr>
          </w:pPr>
          <w:ins w:id="105" w:author="Gonçalo Brandão" w:date="2026-07-10T02:43:00Z" w16du:dateUtc="2026-07-10T01:43:00Z">
            <w:r w:rsidRPr="000A6BB7">
              <w:rPr>
                <w:rStyle w:val="Hyperlink"/>
                <w:noProof/>
              </w:rPr>
              <w:lastRenderedPageBreak/>
              <w:fldChar w:fldCharType="begin"/>
            </w:r>
            <w:r w:rsidRPr="000A6BB7">
              <w:rPr>
                <w:rStyle w:val="Hyperlink"/>
                <w:noProof/>
              </w:rPr>
              <w:instrText xml:space="preserve"> </w:instrText>
            </w:r>
            <w:r>
              <w:rPr>
                <w:noProof/>
              </w:rPr>
              <w:instrText>HYPERLINK \l "_Toc234543846"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8.2.</w:t>
            </w:r>
            <w:r>
              <w:rPr>
                <w:rFonts w:asciiTheme="minorHAnsi" w:eastAsiaTheme="minorEastAsia" w:hAnsiTheme="minorHAnsi"/>
                <w:noProof/>
                <w:kern w:val="2"/>
                <w:sz w:val="24"/>
                <w:szCs w:val="24"/>
                <w:lang w:val="en-US"/>
                <w14:ligatures w14:val="standardContextual"/>
              </w:rPr>
              <w:tab/>
            </w:r>
            <w:r w:rsidRPr="000A6BB7">
              <w:rPr>
                <w:rStyle w:val="Hyperlink"/>
                <w:i/>
                <w:iCs/>
                <w:noProof/>
              </w:rPr>
              <w:t>Template</w:t>
            </w:r>
            <w:r w:rsidRPr="000A6BB7">
              <w:rPr>
                <w:rStyle w:val="Hyperlink"/>
                <w:noProof/>
              </w:rPr>
              <w:t xml:space="preserve"> de </w:t>
            </w:r>
            <w:r w:rsidRPr="000A6BB7">
              <w:rPr>
                <w:rStyle w:val="Hyperlink"/>
                <w:i/>
                <w:iCs/>
                <w:noProof/>
              </w:rPr>
              <w:t>e-mail</w:t>
            </w:r>
            <w:r>
              <w:rPr>
                <w:noProof/>
                <w:webHidden/>
              </w:rPr>
              <w:tab/>
            </w:r>
            <w:r>
              <w:rPr>
                <w:noProof/>
                <w:webHidden/>
              </w:rPr>
              <w:fldChar w:fldCharType="begin"/>
            </w:r>
            <w:r>
              <w:rPr>
                <w:noProof/>
                <w:webHidden/>
              </w:rPr>
              <w:instrText xml:space="preserve"> PAGEREF _Toc234543846 \h </w:instrText>
            </w:r>
          </w:ins>
          <w:r>
            <w:rPr>
              <w:noProof/>
              <w:webHidden/>
            </w:rPr>
          </w:r>
          <w:ins w:id="106" w:author="Gonçalo Brandão" w:date="2026-07-10T02:43:00Z" w16du:dateUtc="2026-07-10T01:43:00Z">
            <w:r>
              <w:rPr>
                <w:noProof/>
                <w:webHidden/>
              </w:rPr>
              <w:fldChar w:fldCharType="separate"/>
            </w:r>
            <w:r>
              <w:rPr>
                <w:noProof/>
                <w:webHidden/>
              </w:rPr>
              <w:t>26</w:t>
            </w:r>
            <w:r>
              <w:rPr>
                <w:noProof/>
                <w:webHidden/>
              </w:rPr>
              <w:fldChar w:fldCharType="end"/>
            </w:r>
            <w:r w:rsidRPr="000A6BB7">
              <w:rPr>
                <w:rStyle w:val="Hyperlink"/>
                <w:noProof/>
              </w:rPr>
              <w:fldChar w:fldCharType="end"/>
            </w:r>
          </w:ins>
        </w:p>
        <w:p w14:paraId="3E9A7D57" w14:textId="46D2296D" w:rsidR="005013A4" w:rsidRDefault="005013A4">
          <w:pPr>
            <w:pStyle w:val="TOC2"/>
            <w:tabs>
              <w:tab w:val="left" w:pos="960"/>
              <w:tab w:val="right" w:leader="dot" w:pos="8494"/>
            </w:tabs>
            <w:rPr>
              <w:ins w:id="107" w:author="Gonçalo Brandão" w:date="2026-07-10T02:43:00Z" w16du:dateUtc="2026-07-10T01:43:00Z"/>
              <w:rFonts w:asciiTheme="minorHAnsi" w:eastAsiaTheme="minorEastAsia" w:hAnsiTheme="minorHAnsi"/>
              <w:noProof/>
              <w:kern w:val="2"/>
              <w:sz w:val="24"/>
              <w:szCs w:val="24"/>
              <w:lang w:val="en-US"/>
              <w14:ligatures w14:val="standardContextual"/>
            </w:rPr>
          </w:pPr>
          <w:ins w:id="10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8.3.</w:t>
            </w:r>
            <w:r>
              <w:rPr>
                <w:rFonts w:asciiTheme="minorHAnsi" w:eastAsiaTheme="minorEastAsia" w:hAnsiTheme="minorHAnsi"/>
                <w:noProof/>
                <w:kern w:val="2"/>
                <w:sz w:val="24"/>
                <w:szCs w:val="24"/>
                <w:lang w:val="en-US"/>
                <w14:ligatures w14:val="standardContextual"/>
              </w:rPr>
              <w:tab/>
            </w:r>
            <w:r w:rsidRPr="000A6BB7">
              <w:rPr>
                <w:rStyle w:val="Hyperlink"/>
                <w:noProof/>
              </w:rPr>
              <w:t>Integração com o serviço de envio existente no Sweb</w:t>
            </w:r>
            <w:r>
              <w:rPr>
                <w:noProof/>
                <w:webHidden/>
              </w:rPr>
              <w:tab/>
            </w:r>
            <w:r>
              <w:rPr>
                <w:noProof/>
                <w:webHidden/>
              </w:rPr>
              <w:fldChar w:fldCharType="begin"/>
            </w:r>
            <w:r>
              <w:rPr>
                <w:noProof/>
                <w:webHidden/>
              </w:rPr>
              <w:instrText xml:space="preserve"> PAGEREF _Toc234543847 \h </w:instrText>
            </w:r>
          </w:ins>
          <w:r>
            <w:rPr>
              <w:noProof/>
              <w:webHidden/>
            </w:rPr>
          </w:r>
          <w:ins w:id="109" w:author="Gonçalo Brandão" w:date="2026-07-10T02:43:00Z" w16du:dateUtc="2026-07-10T01:43:00Z">
            <w:r>
              <w:rPr>
                <w:noProof/>
                <w:webHidden/>
              </w:rPr>
              <w:fldChar w:fldCharType="separate"/>
            </w:r>
            <w:r>
              <w:rPr>
                <w:noProof/>
                <w:webHidden/>
              </w:rPr>
              <w:t>27</w:t>
            </w:r>
            <w:r>
              <w:rPr>
                <w:noProof/>
                <w:webHidden/>
              </w:rPr>
              <w:fldChar w:fldCharType="end"/>
            </w:r>
            <w:r w:rsidRPr="000A6BB7">
              <w:rPr>
                <w:rStyle w:val="Hyperlink"/>
                <w:noProof/>
              </w:rPr>
              <w:fldChar w:fldCharType="end"/>
            </w:r>
          </w:ins>
        </w:p>
        <w:p w14:paraId="47C751D7" w14:textId="256E8D8D" w:rsidR="005013A4" w:rsidRDefault="005013A4">
          <w:pPr>
            <w:pStyle w:val="TOC1"/>
            <w:tabs>
              <w:tab w:val="left" w:pos="480"/>
              <w:tab w:val="right" w:leader="dot" w:pos="8494"/>
            </w:tabs>
            <w:rPr>
              <w:ins w:id="110" w:author="Gonçalo Brandão" w:date="2026-07-10T02:43:00Z" w16du:dateUtc="2026-07-10T01:43:00Z"/>
              <w:rFonts w:asciiTheme="minorHAnsi" w:eastAsiaTheme="minorEastAsia" w:hAnsiTheme="minorHAnsi"/>
              <w:noProof/>
              <w:kern w:val="2"/>
              <w:sz w:val="24"/>
              <w:szCs w:val="24"/>
              <w:lang w:val="en-US"/>
              <w14:ligatures w14:val="standardContextual"/>
            </w:rPr>
          </w:pPr>
          <w:ins w:id="11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9.</w:t>
            </w:r>
            <w:r>
              <w:rPr>
                <w:rFonts w:asciiTheme="minorHAnsi" w:eastAsiaTheme="minorEastAsia" w:hAnsiTheme="minorHAnsi"/>
                <w:noProof/>
                <w:kern w:val="2"/>
                <w:sz w:val="24"/>
                <w:szCs w:val="24"/>
                <w:lang w:val="en-US"/>
                <w14:ligatures w14:val="standardContextual"/>
              </w:rPr>
              <w:tab/>
            </w:r>
            <w:r w:rsidRPr="000A6BB7">
              <w:rPr>
                <w:rStyle w:val="Hyperlink"/>
                <w:noProof/>
              </w:rPr>
              <w:t>Camada de API (Web API 2)</w:t>
            </w:r>
            <w:r>
              <w:rPr>
                <w:noProof/>
                <w:webHidden/>
              </w:rPr>
              <w:tab/>
            </w:r>
            <w:r>
              <w:rPr>
                <w:noProof/>
                <w:webHidden/>
              </w:rPr>
              <w:fldChar w:fldCharType="begin"/>
            </w:r>
            <w:r>
              <w:rPr>
                <w:noProof/>
                <w:webHidden/>
              </w:rPr>
              <w:instrText xml:space="preserve"> PAGEREF _Toc234543848 \h </w:instrText>
            </w:r>
          </w:ins>
          <w:r>
            <w:rPr>
              <w:noProof/>
              <w:webHidden/>
            </w:rPr>
          </w:r>
          <w:ins w:id="112" w:author="Gonçalo Brandão" w:date="2026-07-10T02:43:00Z" w16du:dateUtc="2026-07-10T01:43:00Z">
            <w:r>
              <w:rPr>
                <w:noProof/>
                <w:webHidden/>
              </w:rPr>
              <w:fldChar w:fldCharType="separate"/>
            </w:r>
            <w:r>
              <w:rPr>
                <w:noProof/>
                <w:webHidden/>
              </w:rPr>
              <w:t>27</w:t>
            </w:r>
            <w:r>
              <w:rPr>
                <w:noProof/>
                <w:webHidden/>
              </w:rPr>
              <w:fldChar w:fldCharType="end"/>
            </w:r>
            <w:r w:rsidRPr="000A6BB7">
              <w:rPr>
                <w:rStyle w:val="Hyperlink"/>
                <w:noProof/>
              </w:rPr>
              <w:fldChar w:fldCharType="end"/>
            </w:r>
          </w:ins>
        </w:p>
        <w:p w14:paraId="449B79C6" w14:textId="30F1DC26" w:rsidR="005013A4" w:rsidRDefault="005013A4">
          <w:pPr>
            <w:pStyle w:val="TOC2"/>
            <w:tabs>
              <w:tab w:val="left" w:pos="960"/>
              <w:tab w:val="right" w:leader="dot" w:pos="8494"/>
            </w:tabs>
            <w:rPr>
              <w:ins w:id="113" w:author="Gonçalo Brandão" w:date="2026-07-10T02:43:00Z" w16du:dateUtc="2026-07-10T01:43:00Z"/>
              <w:rFonts w:asciiTheme="minorHAnsi" w:eastAsiaTheme="minorEastAsia" w:hAnsiTheme="minorHAnsi"/>
              <w:noProof/>
              <w:kern w:val="2"/>
              <w:sz w:val="24"/>
              <w:szCs w:val="24"/>
              <w:lang w:val="en-US"/>
              <w14:ligatures w14:val="standardContextual"/>
            </w:rPr>
          </w:pPr>
          <w:ins w:id="11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"_Toc234543849"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9.1.</w:t>
            </w:r>
            <w:r>
              <w:rPr>
                <w:rFonts w:asciiTheme="minorHAnsi" w:eastAsiaTheme="minorEastAsia" w:hAnsiTheme="minorHAnsi"/>
                <w:noProof/>
                <w:kern w:val="2"/>
                <w:sz w:val="24"/>
                <w:szCs w:val="24"/>
                <w:lang w:val="en-US"/>
                <w14:ligatures w14:val="standardContextual"/>
              </w:rPr>
              <w:tab/>
            </w:r>
            <w:r w:rsidRPr="000A6BB7">
              <w:rPr>
                <w:rStyle w:val="Hyperlink"/>
                <w:noProof/>
              </w:rPr>
              <w:t>Endpoints de acesso externo</w:t>
            </w:r>
            <w:r>
              <w:rPr>
                <w:noProof/>
                <w:webHidden/>
              </w:rPr>
              <w:tab/>
            </w:r>
            <w:r>
              <w:rPr>
                <w:noProof/>
                <w:webHidden/>
              </w:rPr>
              <w:fldChar w:fldCharType="begin"/>
            </w:r>
            <w:r>
              <w:rPr>
                <w:noProof/>
                <w:webHidden/>
              </w:rPr>
              <w:instrText xml:space="preserve"> PAGEREF _Toc234543849 \h </w:instrText>
            </w:r>
          </w:ins>
          <w:r>
            <w:rPr>
              <w:noProof/>
              <w:webHidden/>
            </w:rPr>
          </w:r>
          <w:ins w:id="115" w:author="Gonçalo Brandão" w:date="2026-07-10T02:43:00Z" w16du:dateUtc="2026-07-10T01:43:00Z">
            <w:r>
              <w:rPr>
                <w:noProof/>
                <w:webHidden/>
              </w:rPr>
              <w:fldChar w:fldCharType="separate"/>
            </w:r>
            <w:r>
              <w:rPr>
                <w:noProof/>
                <w:webHidden/>
              </w:rPr>
              <w:t>27</w:t>
            </w:r>
            <w:r>
              <w:rPr>
                <w:noProof/>
                <w:webHidden/>
              </w:rPr>
              <w:fldChar w:fldCharType="end"/>
            </w:r>
            <w:r w:rsidRPr="000A6BB7">
              <w:rPr>
                <w:rStyle w:val="Hyperlink"/>
                <w:noProof/>
              </w:rPr>
              <w:fldChar w:fldCharType="end"/>
            </w:r>
          </w:ins>
        </w:p>
        <w:p w14:paraId="1B9B8483" w14:textId="511B1A87" w:rsidR="005013A4" w:rsidRDefault="005013A4">
          <w:pPr>
            <w:pStyle w:val="TOC2"/>
            <w:tabs>
              <w:tab w:val="left" w:pos="960"/>
              <w:tab w:val="right" w:leader="dot" w:pos="8494"/>
            </w:tabs>
            <w:rPr>
              <w:ins w:id="116" w:author="Gonçalo Brandão" w:date="2026-07-10T02:43:00Z" w16du:dateUtc="2026-07-10T01:43:00Z"/>
              <w:rFonts w:asciiTheme="minorHAnsi" w:eastAsiaTheme="minorEastAsia" w:hAnsiTheme="minorHAnsi"/>
              <w:noProof/>
              <w:kern w:val="2"/>
              <w:sz w:val="24"/>
              <w:szCs w:val="24"/>
              <w:lang w:val="en-US"/>
              <w14:ligatures w14:val="standardContextual"/>
            </w:rPr>
          </w:pPr>
          <w:ins w:id="11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9.2.</w:t>
            </w:r>
            <w:r>
              <w:rPr>
                <w:rFonts w:asciiTheme="minorHAnsi" w:eastAsiaTheme="minorEastAsia" w:hAnsiTheme="minorHAnsi"/>
                <w:noProof/>
                <w:kern w:val="2"/>
                <w:sz w:val="24"/>
                <w:szCs w:val="24"/>
                <w:lang w:val="en-US"/>
                <w14:ligatures w14:val="standardContextual"/>
              </w:rPr>
              <w:tab/>
            </w:r>
            <w:r w:rsidRPr="000A6BB7">
              <w:rPr>
                <w:rStyle w:val="Hyperlink"/>
                <w:noProof/>
              </w:rPr>
              <w:t>Submissão de avaliações</w:t>
            </w:r>
            <w:r>
              <w:rPr>
                <w:noProof/>
                <w:webHidden/>
              </w:rPr>
              <w:tab/>
            </w:r>
            <w:r>
              <w:rPr>
                <w:noProof/>
                <w:webHidden/>
              </w:rPr>
              <w:fldChar w:fldCharType="begin"/>
            </w:r>
            <w:r>
              <w:rPr>
                <w:noProof/>
                <w:webHidden/>
              </w:rPr>
              <w:instrText xml:space="preserve"> PAGEREF _Toc234543850 \h </w:instrText>
            </w:r>
          </w:ins>
          <w:r>
            <w:rPr>
              <w:noProof/>
              <w:webHidden/>
            </w:rPr>
          </w:r>
          <w:ins w:id="118" w:author="Gonçalo Brandão" w:date="2026-07-10T02:43:00Z" w16du:dateUtc="2026-07-10T01:43:00Z">
            <w:r>
              <w:rPr>
                <w:noProof/>
                <w:webHidden/>
              </w:rPr>
              <w:fldChar w:fldCharType="separate"/>
            </w:r>
            <w:r>
              <w:rPr>
                <w:noProof/>
                <w:webHidden/>
              </w:rPr>
              <w:t>27</w:t>
            </w:r>
            <w:r>
              <w:rPr>
                <w:noProof/>
                <w:webHidden/>
              </w:rPr>
              <w:fldChar w:fldCharType="end"/>
            </w:r>
            <w:r w:rsidRPr="000A6BB7">
              <w:rPr>
                <w:rStyle w:val="Hyperlink"/>
                <w:noProof/>
              </w:rPr>
              <w:fldChar w:fldCharType="end"/>
            </w:r>
          </w:ins>
        </w:p>
        <w:p w14:paraId="3837586D" w14:textId="78B23A98" w:rsidR="005013A4" w:rsidRDefault="005013A4">
          <w:pPr>
            <w:pStyle w:val="TOC2"/>
            <w:tabs>
              <w:tab w:val="left" w:pos="960"/>
              <w:tab w:val="right" w:leader="dot" w:pos="8494"/>
            </w:tabs>
            <w:rPr>
              <w:ins w:id="119" w:author="Gonçalo Brandão" w:date="2026-07-10T02:43:00Z" w16du:dateUtc="2026-07-10T01:43:00Z"/>
              <w:rFonts w:asciiTheme="minorHAnsi" w:eastAsiaTheme="minorEastAsia" w:hAnsiTheme="minorHAnsi"/>
              <w:noProof/>
              <w:kern w:val="2"/>
              <w:sz w:val="24"/>
              <w:szCs w:val="24"/>
              <w:lang w:val="en-US"/>
              <w14:ligatures w14:val="standardContextual"/>
            </w:rPr>
          </w:pPr>
          <w:ins w:id="12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9.3.</w:t>
            </w:r>
            <w:r>
              <w:rPr>
                <w:rFonts w:asciiTheme="minorHAnsi" w:eastAsiaTheme="minorEastAsia" w:hAnsiTheme="minorHAnsi"/>
                <w:noProof/>
                <w:kern w:val="2"/>
                <w:sz w:val="24"/>
                <w:szCs w:val="24"/>
                <w:lang w:val="en-US"/>
                <w14:ligatures w14:val="standardContextual"/>
              </w:rPr>
              <w:tab/>
            </w:r>
            <w:r w:rsidRPr="000A6BB7">
              <w:rPr>
                <w:rStyle w:val="Hyperlink"/>
                <w:noProof/>
              </w:rPr>
              <w:t>Injeção de dependências (Ninject)</w:t>
            </w:r>
            <w:r>
              <w:rPr>
                <w:noProof/>
                <w:webHidden/>
              </w:rPr>
              <w:tab/>
            </w:r>
            <w:r>
              <w:rPr>
                <w:noProof/>
                <w:webHidden/>
              </w:rPr>
              <w:fldChar w:fldCharType="begin"/>
            </w:r>
            <w:r>
              <w:rPr>
                <w:noProof/>
                <w:webHidden/>
              </w:rPr>
              <w:instrText xml:space="preserve"> PAGEREF _Toc234543851 \h </w:instrText>
            </w:r>
          </w:ins>
          <w:r>
            <w:rPr>
              <w:noProof/>
              <w:webHidden/>
            </w:rPr>
          </w:r>
          <w:ins w:id="121" w:author="Gonçalo Brandão" w:date="2026-07-10T02:43:00Z" w16du:dateUtc="2026-07-10T01:43:00Z">
            <w:r>
              <w:rPr>
                <w:noProof/>
                <w:webHidden/>
              </w:rPr>
              <w:fldChar w:fldCharType="separate"/>
            </w:r>
            <w:r>
              <w:rPr>
                <w:noProof/>
                <w:webHidden/>
              </w:rPr>
              <w:t>27</w:t>
            </w:r>
            <w:r>
              <w:rPr>
                <w:noProof/>
                <w:webHidden/>
              </w:rPr>
              <w:fldChar w:fldCharType="end"/>
            </w:r>
            <w:r w:rsidRPr="000A6BB7">
              <w:rPr>
                <w:rStyle w:val="Hyperlink"/>
                <w:noProof/>
              </w:rPr>
              <w:fldChar w:fldCharType="end"/>
            </w:r>
          </w:ins>
        </w:p>
        <w:p w14:paraId="3E482856" w14:textId="6414A53D" w:rsidR="005013A4" w:rsidRDefault="005013A4">
          <w:pPr>
            <w:pStyle w:val="TOC1"/>
            <w:tabs>
              <w:tab w:val="left" w:pos="720"/>
              <w:tab w:val="right" w:leader="dot" w:pos="8494"/>
            </w:tabs>
            <w:rPr>
              <w:ins w:id="122" w:author="Gonçalo Brandão" w:date="2026-07-10T02:43:00Z" w16du:dateUtc="2026-07-10T01:43:00Z"/>
              <w:rFonts w:asciiTheme="minorHAnsi" w:eastAsiaTheme="minorEastAsia" w:hAnsiTheme="minorHAnsi"/>
              <w:noProof/>
              <w:kern w:val="2"/>
              <w:sz w:val="24"/>
              <w:szCs w:val="24"/>
              <w:lang w:val="en-US"/>
              <w14:ligatures w14:val="standardContextual"/>
            </w:rPr>
          </w:pPr>
          <w:ins w:id="123"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10.</w:t>
            </w:r>
            <w:r>
              <w:rPr>
                <w:rFonts w:asciiTheme="minorHAnsi" w:eastAsiaTheme="minorEastAsia" w:hAnsiTheme="minorHAnsi"/>
                <w:noProof/>
                <w:kern w:val="2"/>
                <w:sz w:val="24"/>
                <w:szCs w:val="24"/>
                <w:lang w:val="en-US"/>
                <w14:ligatures w14:val="standardContextual"/>
              </w:rPr>
              <w:tab/>
            </w:r>
            <w:r w:rsidRPr="000A6BB7">
              <w:rPr>
                <w:rStyle w:val="Hyperlink"/>
                <w:noProof/>
              </w:rPr>
              <w:t>Camada de apresentação</w:t>
            </w:r>
            <w:r>
              <w:rPr>
                <w:noProof/>
                <w:webHidden/>
              </w:rPr>
              <w:tab/>
            </w:r>
            <w:r>
              <w:rPr>
                <w:noProof/>
                <w:webHidden/>
              </w:rPr>
              <w:fldChar w:fldCharType="begin"/>
            </w:r>
            <w:r>
              <w:rPr>
                <w:noProof/>
                <w:webHidden/>
              </w:rPr>
              <w:instrText xml:space="preserve"> PAGEREF _Toc234543852 \h </w:instrText>
            </w:r>
          </w:ins>
          <w:r>
            <w:rPr>
              <w:noProof/>
              <w:webHidden/>
            </w:rPr>
          </w:r>
          <w:ins w:id="124" w:author="Gonçalo Brandão" w:date="2026-07-10T02:43:00Z" w16du:dateUtc="2026-07-10T01:43:00Z">
            <w:r>
              <w:rPr>
                <w:noProof/>
                <w:webHidden/>
              </w:rPr>
              <w:fldChar w:fldCharType="separate"/>
            </w:r>
            <w:r>
              <w:rPr>
                <w:noProof/>
                <w:webHidden/>
              </w:rPr>
              <w:t>28</w:t>
            </w:r>
            <w:r>
              <w:rPr>
                <w:noProof/>
                <w:webHidden/>
              </w:rPr>
              <w:fldChar w:fldCharType="end"/>
            </w:r>
            <w:r w:rsidRPr="000A6BB7">
              <w:rPr>
                <w:rStyle w:val="Hyperlink"/>
                <w:noProof/>
              </w:rPr>
              <w:fldChar w:fldCharType="end"/>
            </w:r>
          </w:ins>
        </w:p>
        <w:p w14:paraId="714043CE" w14:textId="27A14CAD" w:rsidR="005013A4" w:rsidRDefault="005013A4">
          <w:pPr>
            <w:pStyle w:val="TOC2"/>
            <w:tabs>
              <w:tab w:val="left" w:pos="960"/>
              <w:tab w:val="right" w:leader="dot" w:pos="8494"/>
            </w:tabs>
            <w:rPr>
              <w:ins w:id="125" w:author="Gonçalo Brandão" w:date="2026-07-10T02:43:00Z" w16du:dateUtc="2026-07-10T01:43:00Z"/>
              <w:rFonts w:asciiTheme="minorHAnsi" w:eastAsiaTheme="minorEastAsia" w:hAnsiTheme="minorHAnsi"/>
              <w:noProof/>
              <w:kern w:val="2"/>
              <w:sz w:val="24"/>
              <w:szCs w:val="24"/>
              <w:lang w:val="en-US"/>
              <w14:ligatures w14:val="standardContextual"/>
            </w:rPr>
          </w:pPr>
          <w:ins w:id="12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10.1.</w:t>
            </w:r>
            <w:r>
              <w:rPr>
                <w:rFonts w:asciiTheme="minorHAnsi" w:eastAsiaTheme="minorEastAsia" w:hAnsiTheme="minorHAnsi"/>
                <w:noProof/>
                <w:kern w:val="2"/>
                <w:sz w:val="24"/>
                <w:szCs w:val="24"/>
                <w:lang w:val="en-US"/>
                <w14:ligatures w14:val="standardContextual"/>
              </w:rPr>
              <w:tab/>
            </w:r>
            <w:r w:rsidRPr="000A6BB7">
              <w:rPr>
                <w:rStyle w:val="Hyperlink"/>
                <w:noProof/>
              </w:rPr>
              <w:t>Formulário de avaliação externo</w:t>
            </w:r>
            <w:r>
              <w:rPr>
                <w:noProof/>
                <w:webHidden/>
              </w:rPr>
              <w:tab/>
            </w:r>
            <w:r>
              <w:rPr>
                <w:noProof/>
                <w:webHidden/>
              </w:rPr>
              <w:fldChar w:fldCharType="begin"/>
            </w:r>
            <w:r>
              <w:rPr>
                <w:noProof/>
                <w:webHidden/>
              </w:rPr>
              <w:instrText xml:space="preserve"> PAGEREF _Toc234543853 \h </w:instrText>
            </w:r>
          </w:ins>
          <w:r>
            <w:rPr>
              <w:noProof/>
              <w:webHidden/>
            </w:rPr>
          </w:r>
          <w:ins w:id="127" w:author="Gonçalo Brandão" w:date="2026-07-10T02:43:00Z" w16du:dateUtc="2026-07-10T01:43:00Z">
            <w:r>
              <w:rPr>
                <w:noProof/>
                <w:webHidden/>
              </w:rPr>
              <w:fldChar w:fldCharType="separate"/>
            </w:r>
            <w:r>
              <w:rPr>
                <w:noProof/>
                <w:webHidden/>
              </w:rPr>
              <w:t>28</w:t>
            </w:r>
            <w:r>
              <w:rPr>
                <w:noProof/>
                <w:webHidden/>
              </w:rPr>
              <w:fldChar w:fldCharType="end"/>
            </w:r>
            <w:r w:rsidRPr="000A6BB7">
              <w:rPr>
                <w:rStyle w:val="Hyperlink"/>
                <w:noProof/>
              </w:rPr>
              <w:fldChar w:fldCharType="end"/>
            </w:r>
          </w:ins>
        </w:p>
        <w:p w14:paraId="49762A80" w14:textId="1D5C8E67" w:rsidR="005013A4" w:rsidRDefault="005013A4">
          <w:pPr>
            <w:pStyle w:val="TOC2"/>
            <w:tabs>
              <w:tab w:val="left" w:pos="960"/>
              <w:tab w:val="right" w:leader="dot" w:pos="8494"/>
            </w:tabs>
            <w:rPr>
              <w:ins w:id="128" w:author="Gonçalo Brandão" w:date="2026-07-10T02:43:00Z" w16du:dateUtc="2026-07-10T01:43:00Z"/>
              <w:rFonts w:asciiTheme="minorHAnsi" w:eastAsiaTheme="minorEastAsia" w:hAnsiTheme="minorHAnsi"/>
              <w:noProof/>
              <w:kern w:val="2"/>
              <w:sz w:val="24"/>
              <w:szCs w:val="24"/>
              <w:lang w:val="en-US"/>
              <w14:ligatures w14:val="standardContextual"/>
            </w:rPr>
          </w:pPr>
          <w:ins w:id="12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10.2.</w:t>
            </w:r>
            <w:r>
              <w:rPr>
                <w:rFonts w:asciiTheme="minorHAnsi" w:eastAsiaTheme="minorEastAsia" w:hAnsiTheme="minorHAnsi"/>
                <w:noProof/>
                <w:kern w:val="2"/>
                <w:sz w:val="24"/>
                <w:szCs w:val="24"/>
                <w:lang w:val="en-US"/>
                <w14:ligatures w14:val="standardContextual"/>
              </w:rPr>
              <w:tab/>
            </w:r>
            <w:r w:rsidRPr="000A6BB7">
              <w:rPr>
                <w:rStyle w:val="Hyperlink"/>
                <w:noProof/>
              </w:rPr>
              <w:t>Dashboard interno de resultados</w:t>
            </w:r>
            <w:r>
              <w:rPr>
                <w:noProof/>
                <w:webHidden/>
              </w:rPr>
              <w:tab/>
            </w:r>
            <w:r>
              <w:rPr>
                <w:noProof/>
                <w:webHidden/>
              </w:rPr>
              <w:fldChar w:fldCharType="begin"/>
            </w:r>
            <w:r>
              <w:rPr>
                <w:noProof/>
                <w:webHidden/>
              </w:rPr>
              <w:instrText xml:space="preserve"> PAGEREF _Toc234543854 \h </w:instrText>
            </w:r>
          </w:ins>
          <w:r>
            <w:rPr>
              <w:noProof/>
              <w:webHidden/>
            </w:rPr>
          </w:r>
          <w:ins w:id="130" w:author="Gonçalo Brandão" w:date="2026-07-10T02:43:00Z" w16du:dateUtc="2026-07-10T01:43:00Z">
            <w:r>
              <w:rPr>
                <w:noProof/>
                <w:webHidden/>
              </w:rPr>
              <w:fldChar w:fldCharType="separate"/>
            </w:r>
            <w:r>
              <w:rPr>
                <w:noProof/>
                <w:webHidden/>
              </w:rPr>
              <w:t>28</w:t>
            </w:r>
            <w:r>
              <w:rPr>
                <w:noProof/>
                <w:webHidden/>
              </w:rPr>
              <w:fldChar w:fldCharType="end"/>
            </w:r>
            <w:r w:rsidRPr="000A6BB7">
              <w:rPr>
                <w:rStyle w:val="Hyperlink"/>
                <w:noProof/>
              </w:rPr>
              <w:fldChar w:fldCharType="end"/>
            </w:r>
          </w:ins>
        </w:p>
        <w:p w14:paraId="5549434B" w14:textId="754E425C" w:rsidR="005013A4" w:rsidRDefault="005013A4">
          <w:pPr>
            <w:pStyle w:val="TOC2"/>
            <w:tabs>
              <w:tab w:val="left" w:pos="960"/>
              <w:tab w:val="right" w:leader="dot" w:pos="8494"/>
            </w:tabs>
            <w:rPr>
              <w:ins w:id="131" w:author="Gonçalo Brandão" w:date="2026-07-10T02:43:00Z" w16du:dateUtc="2026-07-10T01:43:00Z"/>
              <w:rFonts w:asciiTheme="minorHAnsi" w:eastAsiaTheme="minorEastAsia" w:hAnsiTheme="minorHAnsi"/>
              <w:noProof/>
              <w:kern w:val="2"/>
              <w:sz w:val="24"/>
              <w:szCs w:val="24"/>
              <w:lang w:val="en-US"/>
              <w14:ligatures w14:val="standardContextual"/>
            </w:rPr>
          </w:pPr>
          <w:ins w:id="13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10.3.</w:t>
            </w:r>
            <w:r>
              <w:rPr>
                <w:rFonts w:asciiTheme="minorHAnsi" w:eastAsiaTheme="minorEastAsia" w:hAnsiTheme="minorHAnsi"/>
                <w:noProof/>
                <w:kern w:val="2"/>
                <w:sz w:val="24"/>
                <w:szCs w:val="24"/>
                <w:lang w:val="en-US"/>
                <w14:ligatures w14:val="standardContextual"/>
              </w:rPr>
              <w:tab/>
            </w:r>
            <w:r w:rsidRPr="000A6BB7">
              <w:rPr>
                <w:rStyle w:val="Hyperlink"/>
                <w:noProof/>
              </w:rPr>
              <w:t>Internacionalização (TranslationsTexts.js)</w:t>
            </w:r>
            <w:r>
              <w:rPr>
                <w:noProof/>
                <w:webHidden/>
              </w:rPr>
              <w:tab/>
            </w:r>
            <w:r>
              <w:rPr>
                <w:noProof/>
                <w:webHidden/>
              </w:rPr>
              <w:fldChar w:fldCharType="begin"/>
            </w:r>
            <w:r>
              <w:rPr>
                <w:noProof/>
                <w:webHidden/>
              </w:rPr>
              <w:instrText xml:space="preserve"> PAGEREF _Toc234543855 \h </w:instrText>
            </w:r>
          </w:ins>
          <w:r>
            <w:rPr>
              <w:noProof/>
              <w:webHidden/>
            </w:rPr>
          </w:r>
          <w:ins w:id="133" w:author="Gonçalo Brandão" w:date="2026-07-10T02:43:00Z" w16du:dateUtc="2026-07-10T01:43:00Z">
            <w:r>
              <w:rPr>
                <w:noProof/>
                <w:webHidden/>
              </w:rPr>
              <w:fldChar w:fldCharType="separate"/>
            </w:r>
            <w:r>
              <w:rPr>
                <w:noProof/>
                <w:webHidden/>
              </w:rPr>
              <w:t>28</w:t>
            </w:r>
            <w:r>
              <w:rPr>
                <w:noProof/>
                <w:webHidden/>
              </w:rPr>
              <w:fldChar w:fldCharType="end"/>
            </w:r>
            <w:r w:rsidRPr="000A6BB7">
              <w:rPr>
                <w:rStyle w:val="Hyperlink"/>
                <w:noProof/>
              </w:rPr>
              <w:fldChar w:fldCharType="end"/>
            </w:r>
          </w:ins>
        </w:p>
        <w:p w14:paraId="76A7896E" w14:textId="0E23AB52" w:rsidR="005013A4" w:rsidRDefault="005013A4">
          <w:pPr>
            <w:pStyle w:val="TOC2"/>
            <w:tabs>
              <w:tab w:val="left" w:pos="960"/>
              <w:tab w:val="right" w:leader="dot" w:pos="8494"/>
            </w:tabs>
            <w:rPr>
              <w:ins w:id="134" w:author="Gonçalo Brandão" w:date="2026-07-10T02:43:00Z" w16du:dateUtc="2026-07-10T01:43:00Z"/>
              <w:rFonts w:asciiTheme="minorHAnsi" w:eastAsiaTheme="minorEastAsia" w:hAnsiTheme="minorHAnsi"/>
              <w:noProof/>
              <w:kern w:val="2"/>
              <w:sz w:val="24"/>
              <w:szCs w:val="24"/>
              <w:lang w:val="en-US"/>
              <w14:ligatures w14:val="standardContextual"/>
            </w:rPr>
          </w:pPr>
          <w:ins w:id="13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10.4.</w:t>
            </w:r>
            <w:r>
              <w:rPr>
                <w:rFonts w:asciiTheme="minorHAnsi" w:eastAsiaTheme="minorEastAsia" w:hAnsiTheme="minorHAnsi"/>
                <w:noProof/>
                <w:kern w:val="2"/>
                <w:sz w:val="24"/>
                <w:szCs w:val="24"/>
                <w:lang w:val="en-US"/>
                <w14:ligatures w14:val="standardContextual"/>
              </w:rPr>
              <w:tab/>
            </w:r>
            <w:r w:rsidRPr="000A6BB7">
              <w:rPr>
                <w:rStyle w:val="Hyperlink"/>
                <w:noProof/>
              </w:rPr>
              <w:t>Integração no menu</w:t>
            </w:r>
            <w:r>
              <w:rPr>
                <w:noProof/>
                <w:webHidden/>
              </w:rPr>
              <w:tab/>
            </w:r>
            <w:r>
              <w:rPr>
                <w:noProof/>
                <w:webHidden/>
              </w:rPr>
              <w:fldChar w:fldCharType="begin"/>
            </w:r>
            <w:r>
              <w:rPr>
                <w:noProof/>
                <w:webHidden/>
              </w:rPr>
              <w:instrText xml:space="preserve"> PAGEREF _Toc234543856 \h </w:instrText>
            </w:r>
          </w:ins>
          <w:r>
            <w:rPr>
              <w:noProof/>
              <w:webHidden/>
            </w:rPr>
          </w:r>
          <w:ins w:id="136" w:author="Gonçalo Brandão" w:date="2026-07-10T02:43:00Z" w16du:dateUtc="2026-07-10T01:43:00Z">
            <w:r>
              <w:rPr>
                <w:noProof/>
                <w:webHidden/>
              </w:rPr>
              <w:fldChar w:fldCharType="separate"/>
            </w:r>
            <w:r>
              <w:rPr>
                <w:noProof/>
                <w:webHidden/>
              </w:rPr>
              <w:t>28</w:t>
            </w:r>
            <w:r>
              <w:rPr>
                <w:noProof/>
                <w:webHidden/>
              </w:rPr>
              <w:fldChar w:fldCharType="end"/>
            </w:r>
            <w:r w:rsidRPr="000A6BB7">
              <w:rPr>
                <w:rStyle w:val="Hyperlink"/>
                <w:noProof/>
              </w:rPr>
              <w:fldChar w:fldCharType="end"/>
            </w:r>
          </w:ins>
        </w:p>
        <w:p w14:paraId="14504477" w14:textId="2B5E20DF" w:rsidR="005013A4" w:rsidRDefault="005013A4">
          <w:pPr>
            <w:pStyle w:val="TOC1"/>
            <w:tabs>
              <w:tab w:val="left" w:pos="720"/>
              <w:tab w:val="right" w:leader="dot" w:pos="8494"/>
            </w:tabs>
            <w:rPr>
              <w:ins w:id="137" w:author="Gonçalo Brandão" w:date="2026-07-10T02:43:00Z" w16du:dateUtc="2026-07-10T01:43:00Z"/>
              <w:rFonts w:asciiTheme="minorHAnsi" w:eastAsiaTheme="minorEastAsia" w:hAnsiTheme="minorHAnsi"/>
              <w:noProof/>
              <w:kern w:val="2"/>
              <w:sz w:val="24"/>
              <w:szCs w:val="24"/>
              <w:lang w:val="en-US"/>
              <w14:ligatures w14:val="standardContextual"/>
            </w:rPr>
          </w:pPr>
          <w:ins w:id="13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11.</w:t>
            </w:r>
            <w:r>
              <w:rPr>
                <w:rFonts w:asciiTheme="minorHAnsi" w:eastAsiaTheme="minorEastAsia" w:hAnsiTheme="minorHAnsi"/>
                <w:noProof/>
                <w:kern w:val="2"/>
                <w:sz w:val="24"/>
                <w:szCs w:val="24"/>
                <w:lang w:val="en-US"/>
                <w14:ligatures w14:val="standardContextual"/>
              </w:rPr>
              <w:tab/>
            </w:r>
            <w:r w:rsidRPr="000A6BB7">
              <w:rPr>
                <w:rStyle w:val="Hyperlink"/>
                <w:noProof/>
              </w:rPr>
              <w:t>Implementação</w:t>
            </w:r>
            <w:r>
              <w:rPr>
                <w:noProof/>
                <w:webHidden/>
              </w:rPr>
              <w:tab/>
            </w:r>
            <w:r>
              <w:rPr>
                <w:noProof/>
                <w:webHidden/>
              </w:rPr>
              <w:fldChar w:fldCharType="begin"/>
            </w:r>
            <w:r>
              <w:rPr>
                <w:noProof/>
                <w:webHidden/>
              </w:rPr>
              <w:instrText xml:space="preserve"> PAGEREF _Toc234543857 \h </w:instrText>
            </w:r>
          </w:ins>
          <w:r>
            <w:rPr>
              <w:noProof/>
              <w:webHidden/>
            </w:rPr>
          </w:r>
          <w:ins w:id="139" w:author="Gonçalo Brandão" w:date="2026-07-10T02:43:00Z" w16du:dateUtc="2026-07-10T01:43:00Z">
            <w:r>
              <w:rPr>
                <w:noProof/>
                <w:webHidden/>
              </w:rPr>
              <w:fldChar w:fldCharType="separate"/>
            </w:r>
            <w:r>
              <w:rPr>
                <w:noProof/>
                <w:webHidden/>
              </w:rPr>
              <w:t>29</w:t>
            </w:r>
            <w:r>
              <w:rPr>
                <w:noProof/>
                <w:webHidden/>
              </w:rPr>
              <w:fldChar w:fldCharType="end"/>
            </w:r>
            <w:r w:rsidRPr="000A6BB7">
              <w:rPr>
                <w:rStyle w:val="Hyperlink"/>
                <w:noProof/>
              </w:rPr>
              <w:fldChar w:fldCharType="end"/>
            </w:r>
          </w:ins>
        </w:p>
        <w:p w14:paraId="665F3450" w14:textId="3FDE1BEF" w:rsidR="005013A4" w:rsidRDefault="005013A4">
          <w:pPr>
            <w:pStyle w:val="TOC2"/>
            <w:tabs>
              <w:tab w:val="left" w:pos="960"/>
              <w:tab w:val="right" w:leader="dot" w:pos="8494"/>
            </w:tabs>
            <w:rPr>
              <w:ins w:id="140" w:author="Gonçalo Brandão" w:date="2026-07-10T02:43:00Z" w16du:dateUtc="2026-07-10T01:43:00Z"/>
              <w:rFonts w:asciiTheme="minorHAnsi" w:eastAsiaTheme="minorEastAsia" w:hAnsiTheme="minorHAnsi"/>
              <w:noProof/>
              <w:kern w:val="2"/>
              <w:sz w:val="24"/>
              <w:szCs w:val="24"/>
              <w:lang w:val="en-US"/>
              <w14:ligatures w14:val="standardContextual"/>
            </w:rPr>
          </w:pPr>
          <w:ins w:id="14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11.1.</w:t>
            </w:r>
            <w:r>
              <w:rPr>
                <w:rFonts w:asciiTheme="minorHAnsi" w:eastAsiaTheme="minorEastAsia" w:hAnsiTheme="minorHAnsi"/>
                <w:noProof/>
                <w:kern w:val="2"/>
                <w:sz w:val="24"/>
                <w:szCs w:val="24"/>
                <w:lang w:val="en-US"/>
                <w14:ligatures w14:val="standardContextual"/>
              </w:rPr>
              <w:tab/>
            </w:r>
            <w:r w:rsidRPr="000A6BB7">
              <w:rPr>
                <w:rStyle w:val="Hyperlink"/>
                <w:noProof/>
              </w:rPr>
              <w:t>Fluxo completo ponta-a-ponta</w:t>
            </w:r>
            <w:r>
              <w:rPr>
                <w:noProof/>
                <w:webHidden/>
              </w:rPr>
              <w:tab/>
            </w:r>
            <w:r>
              <w:rPr>
                <w:noProof/>
                <w:webHidden/>
              </w:rPr>
              <w:fldChar w:fldCharType="begin"/>
            </w:r>
            <w:r>
              <w:rPr>
                <w:noProof/>
                <w:webHidden/>
              </w:rPr>
              <w:instrText xml:space="preserve"> PAGEREF _Toc234543858 \h </w:instrText>
            </w:r>
          </w:ins>
          <w:r>
            <w:rPr>
              <w:noProof/>
              <w:webHidden/>
            </w:rPr>
          </w:r>
          <w:ins w:id="142" w:author="Gonçalo Brandão" w:date="2026-07-10T02:43:00Z" w16du:dateUtc="2026-07-10T01:43:00Z">
            <w:r>
              <w:rPr>
                <w:noProof/>
                <w:webHidden/>
              </w:rPr>
              <w:fldChar w:fldCharType="separate"/>
            </w:r>
            <w:r>
              <w:rPr>
                <w:noProof/>
                <w:webHidden/>
              </w:rPr>
              <w:t>29</w:t>
            </w:r>
            <w:r>
              <w:rPr>
                <w:noProof/>
                <w:webHidden/>
              </w:rPr>
              <w:fldChar w:fldCharType="end"/>
            </w:r>
            <w:r w:rsidRPr="000A6BB7">
              <w:rPr>
                <w:rStyle w:val="Hyperlink"/>
                <w:noProof/>
              </w:rPr>
              <w:fldChar w:fldCharType="end"/>
            </w:r>
          </w:ins>
        </w:p>
        <w:p w14:paraId="6D66CBE8" w14:textId="7800B055" w:rsidR="005013A4" w:rsidRDefault="005013A4">
          <w:pPr>
            <w:pStyle w:val="TOC2"/>
            <w:tabs>
              <w:tab w:val="left" w:pos="960"/>
              <w:tab w:val="right" w:leader="dot" w:pos="8494"/>
            </w:tabs>
            <w:rPr>
              <w:ins w:id="143" w:author="Gonçalo Brandão" w:date="2026-07-10T02:43:00Z" w16du:dateUtc="2026-07-10T01:43:00Z"/>
              <w:rFonts w:asciiTheme="minorHAnsi" w:eastAsiaTheme="minorEastAsia" w:hAnsiTheme="minorHAnsi"/>
              <w:noProof/>
              <w:kern w:val="2"/>
              <w:sz w:val="24"/>
              <w:szCs w:val="24"/>
              <w:lang w:val="en-US"/>
              <w14:ligatures w14:val="standardContextual"/>
            </w:rPr>
          </w:pPr>
          <w:ins w:id="14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"_Toc234543859"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11.2.</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Geração e validação do </w:t>
            </w:r>
            <w:r w:rsidRPr="000A6BB7">
              <w:rPr>
                <w:rStyle w:val="Hyperlink"/>
                <w:i/>
                <w:iCs/>
                <w:noProof/>
              </w:rPr>
              <w:t>link/token</w:t>
            </w:r>
            <w:r>
              <w:rPr>
                <w:noProof/>
                <w:webHidden/>
              </w:rPr>
              <w:tab/>
            </w:r>
            <w:r>
              <w:rPr>
                <w:noProof/>
                <w:webHidden/>
              </w:rPr>
              <w:fldChar w:fldCharType="begin"/>
            </w:r>
            <w:r>
              <w:rPr>
                <w:noProof/>
                <w:webHidden/>
              </w:rPr>
              <w:instrText xml:space="preserve"> PAGEREF _Toc234543859 \h </w:instrText>
            </w:r>
          </w:ins>
          <w:r>
            <w:rPr>
              <w:noProof/>
              <w:webHidden/>
            </w:rPr>
          </w:r>
          <w:ins w:id="145" w:author="Gonçalo Brandão" w:date="2026-07-10T02:43:00Z" w16du:dateUtc="2026-07-10T01:43:00Z">
            <w:r>
              <w:rPr>
                <w:noProof/>
                <w:webHidden/>
              </w:rPr>
              <w:fldChar w:fldCharType="separate"/>
            </w:r>
            <w:r>
              <w:rPr>
                <w:noProof/>
                <w:webHidden/>
              </w:rPr>
              <w:t>29</w:t>
            </w:r>
            <w:r>
              <w:rPr>
                <w:noProof/>
                <w:webHidden/>
              </w:rPr>
              <w:fldChar w:fldCharType="end"/>
            </w:r>
            <w:r w:rsidRPr="000A6BB7">
              <w:rPr>
                <w:rStyle w:val="Hyperlink"/>
                <w:noProof/>
              </w:rPr>
              <w:fldChar w:fldCharType="end"/>
            </w:r>
          </w:ins>
        </w:p>
        <w:p w14:paraId="1BA9843C" w14:textId="5119E321" w:rsidR="005013A4" w:rsidRDefault="005013A4">
          <w:pPr>
            <w:pStyle w:val="TOC1"/>
            <w:tabs>
              <w:tab w:val="left" w:pos="720"/>
              <w:tab w:val="right" w:leader="dot" w:pos="8494"/>
            </w:tabs>
            <w:rPr>
              <w:ins w:id="146" w:author="Gonçalo Brandão" w:date="2026-07-10T02:43:00Z" w16du:dateUtc="2026-07-10T01:43:00Z"/>
              <w:rFonts w:asciiTheme="minorHAnsi" w:eastAsiaTheme="minorEastAsia" w:hAnsiTheme="minorHAnsi"/>
              <w:noProof/>
              <w:kern w:val="2"/>
              <w:sz w:val="24"/>
              <w:szCs w:val="24"/>
              <w:lang w:val="en-US"/>
              <w14:ligatures w14:val="standardContextual"/>
            </w:rPr>
          </w:pPr>
          <w:ins w:id="14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w:t>
            </w:r>
            <w:r>
              <w:rPr>
                <w:rFonts w:asciiTheme="minorHAnsi" w:eastAsiaTheme="minorEastAsia" w:hAnsiTheme="minorHAnsi"/>
                <w:noProof/>
                <w:kern w:val="2"/>
                <w:sz w:val="24"/>
                <w:szCs w:val="24"/>
                <w:lang w:val="en-US"/>
                <w14:ligatures w14:val="standardContextual"/>
              </w:rPr>
              <w:tab/>
            </w:r>
            <w:r w:rsidRPr="000A6BB7">
              <w:rPr>
                <w:rStyle w:val="Hyperlink"/>
                <w:noProof/>
              </w:rPr>
              <w:t>Página e formulário externo de avaliação</w:t>
            </w:r>
            <w:r>
              <w:rPr>
                <w:noProof/>
                <w:webHidden/>
              </w:rPr>
              <w:tab/>
            </w:r>
            <w:r>
              <w:rPr>
                <w:noProof/>
                <w:webHidden/>
              </w:rPr>
              <w:fldChar w:fldCharType="begin"/>
            </w:r>
            <w:r>
              <w:rPr>
                <w:noProof/>
                <w:webHidden/>
              </w:rPr>
              <w:instrText xml:space="preserve"> PAGEREF _Toc234543860 \h </w:instrText>
            </w:r>
          </w:ins>
          <w:r>
            <w:rPr>
              <w:noProof/>
              <w:webHidden/>
            </w:rPr>
          </w:r>
          <w:ins w:id="148" w:author="Gonçalo Brandão" w:date="2026-07-10T02:43:00Z" w16du:dateUtc="2026-07-10T01:43:00Z">
            <w:r>
              <w:rPr>
                <w:noProof/>
                <w:webHidden/>
              </w:rPr>
              <w:fldChar w:fldCharType="separate"/>
            </w:r>
            <w:r>
              <w:rPr>
                <w:noProof/>
                <w:webHidden/>
              </w:rPr>
              <w:t>30</w:t>
            </w:r>
            <w:r>
              <w:rPr>
                <w:noProof/>
                <w:webHidden/>
              </w:rPr>
              <w:fldChar w:fldCharType="end"/>
            </w:r>
            <w:r w:rsidRPr="000A6BB7">
              <w:rPr>
                <w:rStyle w:val="Hyperlink"/>
                <w:noProof/>
              </w:rPr>
              <w:fldChar w:fldCharType="end"/>
            </w:r>
          </w:ins>
        </w:p>
        <w:p w14:paraId="5142BC80" w14:textId="3D561DAD" w:rsidR="005013A4" w:rsidRDefault="005013A4">
          <w:pPr>
            <w:pStyle w:val="TOC2"/>
            <w:tabs>
              <w:tab w:val="left" w:pos="960"/>
              <w:tab w:val="right" w:leader="dot" w:pos="8494"/>
            </w:tabs>
            <w:rPr>
              <w:ins w:id="149" w:author="Gonçalo Brandão" w:date="2026-07-10T02:43:00Z" w16du:dateUtc="2026-07-10T01:43:00Z"/>
              <w:rFonts w:asciiTheme="minorHAnsi" w:eastAsiaTheme="minorEastAsia" w:hAnsiTheme="minorHAnsi"/>
              <w:noProof/>
              <w:kern w:val="2"/>
              <w:sz w:val="24"/>
              <w:szCs w:val="24"/>
              <w:lang w:val="en-US"/>
              <w14:ligatures w14:val="standardContextual"/>
            </w:rPr>
          </w:pPr>
          <w:ins w:id="15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12.1.</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Autenticação via </w:t>
            </w:r>
            <w:r w:rsidRPr="000A6BB7">
              <w:rPr>
                <w:rStyle w:val="Hyperlink"/>
                <w:i/>
                <w:iCs/>
                <w:noProof/>
              </w:rPr>
              <w:t>token</w:t>
            </w:r>
            <w:r>
              <w:rPr>
                <w:noProof/>
                <w:webHidden/>
              </w:rPr>
              <w:tab/>
            </w:r>
            <w:r>
              <w:rPr>
                <w:noProof/>
                <w:webHidden/>
              </w:rPr>
              <w:fldChar w:fldCharType="begin"/>
            </w:r>
            <w:r>
              <w:rPr>
                <w:noProof/>
                <w:webHidden/>
              </w:rPr>
              <w:instrText xml:space="preserve"> PAGEREF _Toc234543861 \h </w:instrText>
            </w:r>
          </w:ins>
          <w:r>
            <w:rPr>
              <w:noProof/>
              <w:webHidden/>
            </w:rPr>
          </w:r>
          <w:ins w:id="151" w:author="Gonçalo Brandão" w:date="2026-07-10T02:43:00Z" w16du:dateUtc="2026-07-10T01:43:00Z">
            <w:r>
              <w:rPr>
                <w:noProof/>
                <w:webHidden/>
              </w:rPr>
              <w:fldChar w:fldCharType="separate"/>
            </w:r>
            <w:r>
              <w:rPr>
                <w:noProof/>
                <w:webHidden/>
              </w:rPr>
              <w:t>30</w:t>
            </w:r>
            <w:r>
              <w:rPr>
                <w:noProof/>
                <w:webHidden/>
              </w:rPr>
              <w:fldChar w:fldCharType="end"/>
            </w:r>
            <w:r w:rsidRPr="000A6BB7">
              <w:rPr>
                <w:rStyle w:val="Hyperlink"/>
                <w:noProof/>
              </w:rPr>
              <w:fldChar w:fldCharType="end"/>
            </w:r>
          </w:ins>
        </w:p>
        <w:p w14:paraId="08465804" w14:textId="19C9378D" w:rsidR="005013A4" w:rsidRDefault="005013A4">
          <w:pPr>
            <w:pStyle w:val="TOC2"/>
            <w:tabs>
              <w:tab w:val="left" w:pos="960"/>
              <w:tab w:val="right" w:leader="dot" w:pos="8494"/>
            </w:tabs>
            <w:rPr>
              <w:ins w:id="152" w:author="Gonçalo Brandão" w:date="2026-07-10T02:43:00Z" w16du:dateUtc="2026-07-10T01:43:00Z"/>
              <w:rFonts w:asciiTheme="minorHAnsi" w:eastAsiaTheme="minorEastAsia" w:hAnsiTheme="minorHAnsi"/>
              <w:noProof/>
              <w:kern w:val="2"/>
              <w:sz w:val="24"/>
              <w:szCs w:val="24"/>
              <w:lang w:val="en-US"/>
              <w14:ligatures w14:val="standardContextual"/>
            </w:rPr>
          </w:pPr>
          <w:ins w:id="153"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12.2.</w:t>
            </w:r>
            <w:r>
              <w:rPr>
                <w:rFonts w:asciiTheme="minorHAnsi" w:eastAsiaTheme="minorEastAsia" w:hAnsiTheme="minorHAnsi"/>
                <w:noProof/>
                <w:kern w:val="2"/>
                <w:sz w:val="24"/>
                <w:szCs w:val="24"/>
                <w:lang w:val="en-US"/>
                <w14:ligatures w14:val="standardContextual"/>
              </w:rPr>
              <w:tab/>
            </w:r>
            <w:r w:rsidRPr="000A6BB7">
              <w:rPr>
                <w:rStyle w:val="Hyperlink"/>
                <w:noProof/>
              </w:rPr>
              <w:t>Validações e tratamento de expiração e reutilização</w:t>
            </w:r>
            <w:r>
              <w:rPr>
                <w:noProof/>
                <w:webHidden/>
              </w:rPr>
              <w:tab/>
            </w:r>
            <w:r>
              <w:rPr>
                <w:noProof/>
                <w:webHidden/>
              </w:rPr>
              <w:fldChar w:fldCharType="begin"/>
            </w:r>
            <w:r>
              <w:rPr>
                <w:noProof/>
                <w:webHidden/>
              </w:rPr>
              <w:instrText xml:space="preserve"> PAGEREF _Toc234543862 \h </w:instrText>
            </w:r>
          </w:ins>
          <w:r>
            <w:rPr>
              <w:noProof/>
              <w:webHidden/>
            </w:rPr>
          </w:r>
          <w:ins w:id="154" w:author="Gonçalo Brandão" w:date="2026-07-10T02:43:00Z" w16du:dateUtc="2026-07-10T01:43:00Z">
            <w:r>
              <w:rPr>
                <w:noProof/>
                <w:webHidden/>
              </w:rPr>
              <w:fldChar w:fldCharType="separate"/>
            </w:r>
            <w:r>
              <w:rPr>
                <w:noProof/>
                <w:webHidden/>
              </w:rPr>
              <w:t>30</w:t>
            </w:r>
            <w:r>
              <w:rPr>
                <w:noProof/>
                <w:webHidden/>
              </w:rPr>
              <w:fldChar w:fldCharType="end"/>
            </w:r>
            <w:r w:rsidRPr="000A6BB7">
              <w:rPr>
                <w:rStyle w:val="Hyperlink"/>
                <w:noProof/>
              </w:rPr>
              <w:fldChar w:fldCharType="end"/>
            </w:r>
          </w:ins>
        </w:p>
        <w:p w14:paraId="0DAB38F2" w14:textId="524CEE84" w:rsidR="005013A4" w:rsidRDefault="005013A4">
          <w:pPr>
            <w:pStyle w:val="TOC2"/>
            <w:tabs>
              <w:tab w:val="left" w:pos="960"/>
              <w:tab w:val="right" w:leader="dot" w:pos="8494"/>
            </w:tabs>
            <w:rPr>
              <w:ins w:id="155" w:author="Gonçalo Brandão" w:date="2026-07-10T02:43:00Z" w16du:dateUtc="2026-07-10T01:43:00Z"/>
              <w:rFonts w:asciiTheme="minorHAnsi" w:eastAsiaTheme="minorEastAsia" w:hAnsiTheme="minorHAnsi"/>
              <w:noProof/>
              <w:kern w:val="2"/>
              <w:sz w:val="24"/>
              <w:szCs w:val="24"/>
              <w:lang w:val="en-US"/>
              <w14:ligatures w14:val="standardContextual"/>
            </w:rPr>
          </w:pPr>
          <w:ins w:id="15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12.3.</w:t>
            </w:r>
            <w:r>
              <w:rPr>
                <w:rFonts w:asciiTheme="minorHAnsi" w:eastAsiaTheme="minorEastAsia" w:hAnsiTheme="minorHAnsi"/>
                <w:noProof/>
                <w:kern w:val="2"/>
                <w:sz w:val="24"/>
                <w:szCs w:val="24"/>
                <w:lang w:val="en-US"/>
                <w14:ligatures w14:val="standardContextual"/>
              </w:rPr>
              <w:tab/>
            </w:r>
            <w:r w:rsidRPr="000A6BB7">
              <w:rPr>
                <w:rStyle w:val="Hyperlink"/>
                <w:noProof/>
              </w:rPr>
              <w:t>Campo AcceptIfTrue e lógica de polaridade booleana</w:t>
            </w:r>
            <w:r>
              <w:rPr>
                <w:noProof/>
                <w:webHidden/>
              </w:rPr>
              <w:tab/>
            </w:r>
            <w:r>
              <w:rPr>
                <w:noProof/>
                <w:webHidden/>
              </w:rPr>
              <w:fldChar w:fldCharType="begin"/>
            </w:r>
            <w:r>
              <w:rPr>
                <w:noProof/>
                <w:webHidden/>
              </w:rPr>
              <w:instrText xml:space="preserve"> PAGEREF _Toc234543863 \h </w:instrText>
            </w:r>
          </w:ins>
          <w:r>
            <w:rPr>
              <w:noProof/>
              <w:webHidden/>
            </w:rPr>
          </w:r>
          <w:ins w:id="157" w:author="Gonçalo Brandão" w:date="2026-07-10T02:43:00Z" w16du:dateUtc="2026-07-10T01:43:00Z">
            <w:r>
              <w:rPr>
                <w:noProof/>
                <w:webHidden/>
              </w:rPr>
              <w:fldChar w:fldCharType="separate"/>
            </w:r>
            <w:r>
              <w:rPr>
                <w:noProof/>
                <w:webHidden/>
              </w:rPr>
              <w:t>31</w:t>
            </w:r>
            <w:r>
              <w:rPr>
                <w:noProof/>
                <w:webHidden/>
              </w:rPr>
              <w:fldChar w:fldCharType="end"/>
            </w:r>
            <w:r w:rsidRPr="000A6BB7">
              <w:rPr>
                <w:rStyle w:val="Hyperlink"/>
                <w:noProof/>
              </w:rPr>
              <w:fldChar w:fldCharType="end"/>
            </w:r>
          </w:ins>
        </w:p>
        <w:p w14:paraId="7CB444D2" w14:textId="4C1C607E" w:rsidR="005013A4" w:rsidRDefault="005013A4">
          <w:pPr>
            <w:pStyle w:val="TOC2"/>
            <w:tabs>
              <w:tab w:val="left" w:pos="960"/>
              <w:tab w:val="right" w:leader="dot" w:pos="8494"/>
            </w:tabs>
            <w:rPr>
              <w:ins w:id="158" w:author="Gonçalo Brandão" w:date="2026-07-10T02:43:00Z" w16du:dateUtc="2026-07-10T01:43:00Z"/>
              <w:rFonts w:asciiTheme="minorHAnsi" w:eastAsiaTheme="minorEastAsia" w:hAnsiTheme="minorHAnsi"/>
              <w:noProof/>
              <w:kern w:val="2"/>
              <w:sz w:val="24"/>
              <w:szCs w:val="24"/>
              <w:lang w:val="en-US"/>
              <w14:ligatures w14:val="standardContextual"/>
            </w:rPr>
          </w:pPr>
          <w:ins w:id="15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12.4.</w:t>
            </w:r>
            <w:r>
              <w:rPr>
                <w:rFonts w:asciiTheme="minorHAnsi" w:eastAsiaTheme="minorEastAsia" w:hAnsiTheme="minorHAnsi"/>
                <w:noProof/>
                <w:kern w:val="2"/>
                <w:sz w:val="24"/>
                <w:szCs w:val="24"/>
                <w:lang w:val="en-US"/>
                <w14:ligatures w14:val="standardContextual"/>
              </w:rPr>
              <w:tab/>
            </w:r>
            <w:r w:rsidRPr="000A6BB7">
              <w:rPr>
                <w:rStyle w:val="Hyperlink"/>
                <w:noProof/>
              </w:rPr>
              <w:t>Funcionalidade de pré-visualização em duas fases</w:t>
            </w:r>
            <w:r>
              <w:rPr>
                <w:noProof/>
                <w:webHidden/>
              </w:rPr>
              <w:tab/>
            </w:r>
            <w:r>
              <w:rPr>
                <w:noProof/>
                <w:webHidden/>
              </w:rPr>
              <w:fldChar w:fldCharType="begin"/>
            </w:r>
            <w:r>
              <w:rPr>
                <w:noProof/>
                <w:webHidden/>
              </w:rPr>
              <w:instrText xml:space="preserve"> PAGEREF _Toc234543864 \h </w:instrText>
            </w:r>
          </w:ins>
          <w:r>
            <w:rPr>
              <w:noProof/>
              <w:webHidden/>
            </w:rPr>
          </w:r>
          <w:ins w:id="160" w:author="Gonçalo Brandão" w:date="2026-07-10T02:43:00Z" w16du:dateUtc="2026-07-10T01:43:00Z">
            <w:r>
              <w:rPr>
                <w:noProof/>
                <w:webHidden/>
              </w:rPr>
              <w:fldChar w:fldCharType="separate"/>
            </w:r>
            <w:r>
              <w:rPr>
                <w:noProof/>
                <w:webHidden/>
              </w:rPr>
              <w:t>32</w:t>
            </w:r>
            <w:r>
              <w:rPr>
                <w:noProof/>
                <w:webHidden/>
              </w:rPr>
              <w:fldChar w:fldCharType="end"/>
            </w:r>
            <w:r w:rsidRPr="000A6BB7">
              <w:rPr>
                <w:rStyle w:val="Hyperlink"/>
                <w:noProof/>
              </w:rPr>
              <w:fldChar w:fldCharType="end"/>
            </w:r>
          </w:ins>
        </w:p>
        <w:p w14:paraId="2AC1333D" w14:textId="01411FF4" w:rsidR="005013A4" w:rsidRDefault="005013A4">
          <w:pPr>
            <w:pStyle w:val="TOC2"/>
            <w:tabs>
              <w:tab w:val="left" w:pos="960"/>
              <w:tab w:val="right" w:leader="dot" w:pos="8494"/>
            </w:tabs>
            <w:rPr>
              <w:ins w:id="161" w:author="Gonçalo Brandão" w:date="2026-07-10T02:43:00Z" w16du:dateUtc="2026-07-10T01:43:00Z"/>
              <w:rFonts w:asciiTheme="minorHAnsi" w:eastAsiaTheme="minorEastAsia" w:hAnsiTheme="minorHAnsi"/>
              <w:noProof/>
              <w:kern w:val="2"/>
              <w:sz w:val="24"/>
              <w:szCs w:val="24"/>
              <w:lang w:val="en-US"/>
              <w14:ligatures w14:val="standardContextual"/>
            </w:rPr>
          </w:pPr>
          <w:ins w:id="16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12.5.</w:t>
            </w:r>
            <w:r>
              <w:rPr>
                <w:rFonts w:asciiTheme="minorHAnsi" w:eastAsiaTheme="minorEastAsia" w:hAnsiTheme="minorHAnsi"/>
                <w:noProof/>
                <w:kern w:val="2"/>
                <w:sz w:val="24"/>
                <w:szCs w:val="24"/>
                <w:lang w:val="en-US"/>
                <w14:ligatures w14:val="standardContextual"/>
              </w:rPr>
              <w:tab/>
            </w:r>
            <w:r w:rsidRPr="000A6BB7">
              <w:rPr>
                <w:rStyle w:val="Hyperlink"/>
                <w:noProof/>
              </w:rPr>
              <w:t>Persistência do resultado da avaliação</w:t>
            </w:r>
            <w:r>
              <w:rPr>
                <w:noProof/>
                <w:webHidden/>
              </w:rPr>
              <w:tab/>
            </w:r>
            <w:r>
              <w:rPr>
                <w:noProof/>
                <w:webHidden/>
              </w:rPr>
              <w:fldChar w:fldCharType="begin"/>
            </w:r>
            <w:r>
              <w:rPr>
                <w:noProof/>
                <w:webHidden/>
              </w:rPr>
              <w:instrText xml:space="preserve"> PAGEREF _Toc234543865 \h </w:instrText>
            </w:r>
          </w:ins>
          <w:r>
            <w:rPr>
              <w:noProof/>
              <w:webHidden/>
            </w:rPr>
          </w:r>
          <w:ins w:id="163" w:author="Gonçalo Brandão" w:date="2026-07-10T02:43:00Z" w16du:dateUtc="2026-07-10T01:43:00Z">
            <w:r>
              <w:rPr>
                <w:noProof/>
                <w:webHidden/>
              </w:rPr>
              <w:fldChar w:fldCharType="separate"/>
            </w:r>
            <w:r>
              <w:rPr>
                <w:noProof/>
                <w:webHidden/>
              </w:rPr>
              <w:t>33</w:t>
            </w:r>
            <w:r>
              <w:rPr>
                <w:noProof/>
                <w:webHidden/>
              </w:rPr>
              <w:fldChar w:fldCharType="end"/>
            </w:r>
            <w:r w:rsidRPr="000A6BB7">
              <w:rPr>
                <w:rStyle w:val="Hyperlink"/>
                <w:noProof/>
              </w:rPr>
              <w:fldChar w:fldCharType="end"/>
            </w:r>
          </w:ins>
        </w:p>
        <w:p w14:paraId="50D763E1" w14:textId="7A787992" w:rsidR="005013A4" w:rsidRDefault="005013A4">
          <w:pPr>
            <w:pStyle w:val="TOC2"/>
            <w:tabs>
              <w:tab w:val="left" w:pos="960"/>
              <w:tab w:val="right" w:leader="dot" w:pos="8494"/>
            </w:tabs>
            <w:rPr>
              <w:ins w:id="164" w:author="Gonçalo Brandão" w:date="2026-07-10T02:43:00Z" w16du:dateUtc="2026-07-10T01:43:00Z"/>
              <w:rFonts w:asciiTheme="minorHAnsi" w:eastAsiaTheme="minorEastAsia" w:hAnsiTheme="minorHAnsi"/>
              <w:noProof/>
              <w:kern w:val="2"/>
              <w:sz w:val="24"/>
              <w:szCs w:val="24"/>
              <w:lang w:val="en-US"/>
              <w14:ligatures w14:val="standardContextual"/>
            </w:rPr>
          </w:pPr>
          <w:ins w:id="16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12.6.</w:t>
            </w:r>
            <w:r>
              <w:rPr>
                <w:rFonts w:asciiTheme="minorHAnsi" w:eastAsiaTheme="minorEastAsia" w:hAnsiTheme="minorHAnsi"/>
                <w:noProof/>
                <w:kern w:val="2"/>
                <w:sz w:val="24"/>
                <w:szCs w:val="24"/>
                <w:lang w:val="en-US"/>
                <w14:ligatures w14:val="standardContextual"/>
              </w:rPr>
              <w:tab/>
            </w:r>
            <w:r w:rsidRPr="000A6BB7">
              <w:rPr>
                <w:rStyle w:val="Hyperlink"/>
                <w:i/>
                <w:iCs/>
                <w:noProof/>
              </w:rPr>
              <w:t>Dashboard</w:t>
            </w:r>
            <w:r w:rsidRPr="000A6BB7">
              <w:rPr>
                <w:rStyle w:val="Hyperlink"/>
                <w:noProof/>
              </w:rPr>
              <w:t xml:space="preserve"> de resultados de avaliações</w:t>
            </w:r>
            <w:r>
              <w:rPr>
                <w:noProof/>
                <w:webHidden/>
              </w:rPr>
              <w:tab/>
            </w:r>
            <w:r>
              <w:rPr>
                <w:noProof/>
                <w:webHidden/>
              </w:rPr>
              <w:fldChar w:fldCharType="begin"/>
            </w:r>
            <w:r>
              <w:rPr>
                <w:noProof/>
                <w:webHidden/>
              </w:rPr>
              <w:instrText xml:space="preserve"> PAGEREF _Toc234543866 \h </w:instrText>
            </w:r>
          </w:ins>
          <w:r>
            <w:rPr>
              <w:noProof/>
              <w:webHidden/>
            </w:rPr>
          </w:r>
          <w:ins w:id="166" w:author="Gonçalo Brandão" w:date="2026-07-10T02:43:00Z" w16du:dateUtc="2026-07-10T01:43:00Z">
            <w:r>
              <w:rPr>
                <w:noProof/>
                <w:webHidden/>
              </w:rPr>
              <w:fldChar w:fldCharType="separate"/>
            </w:r>
            <w:r>
              <w:rPr>
                <w:noProof/>
                <w:webHidden/>
              </w:rPr>
              <w:t>34</w:t>
            </w:r>
            <w:r>
              <w:rPr>
                <w:noProof/>
                <w:webHidden/>
              </w:rPr>
              <w:fldChar w:fldCharType="end"/>
            </w:r>
            <w:r w:rsidRPr="000A6BB7">
              <w:rPr>
                <w:rStyle w:val="Hyperlink"/>
                <w:noProof/>
              </w:rPr>
              <w:fldChar w:fldCharType="end"/>
            </w:r>
          </w:ins>
        </w:p>
        <w:p w14:paraId="721F9BD5" w14:textId="06476C83" w:rsidR="005013A4" w:rsidRDefault="005013A4">
          <w:pPr>
            <w:pStyle w:val="TOC2"/>
            <w:tabs>
              <w:tab w:val="left" w:pos="960"/>
              <w:tab w:val="right" w:leader="dot" w:pos="8494"/>
            </w:tabs>
            <w:rPr>
              <w:ins w:id="167" w:author="Gonçalo Brandão" w:date="2026-07-10T02:43:00Z" w16du:dateUtc="2026-07-10T01:43:00Z"/>
              <w:rFonts w:asciiTheme="minorHAnsi" w:eastAsiaTheme="minorEastAsia" w:hAnsiTheme="minorHAnsi"/>
              <w:noProof/>
              <w:kern w:val="2"/>
              <w:sz w:val="24"/>
              <w:szCs w:val="24"/>
              <w:lang w:val="en-US"/>
              <w14:ligatures w14:val="standardContextual"/>
            </w:rPr>
          </w:pPr>
          <w:ins w:id="16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12.7.</w:t>
            </w:r>
            <w:r>
              <w:rPr>
                <w:rFonts w:asciiTheme="minorHAnsi" w:eastAsiaTheme="minorEastAsia" w:hAnsiTheme="minorHAnsi"/>
                <w:noProof/>
                <w:kern w:val="2"/>
                <w:sz w:val="24"/>
                <w:szCs w:val="24"/>
                <w:lang w:val="en-US"/>
                <w14:ligatures w14:val="standardContextual"/>
              </w:rPr>
              <w:tab/>
            </w:r>
            <w:r w:rsidRPr="000A6BB7">
              <w:rPr>
                <w:rStyle w:val="Hyperlink"/>
                <w:noProof/>
              </w:rPr>
              <w:t>KPIs agregados</w:t>
            </w:r>
            <w:r>
              <w:rPr>
                <w:noProof/>
                <w:webHidden/>
              </w:rPr>
              <w:tab/>
            </w:r>
            <w:r>
              <w:rPr>
                <w:noProof/>
                <w:webHidden/>
              </w:rPr>
              <w:fldChar w:fldCharType="begin"/>
            </w:r>
            <w:r>
              <w:rPr>
                <w:noProof/>
                <w:webHidden/>
              </w:rPr>
              <w:instrText xml:space="preserve"> PAGEREF _Toc234543867 \h </w:instrText>
            </w:r>
          </w:ins>
          <w:r>
            <w:rPr>
              <w:noProof/>
              <w:webHidden/>
            </w:rPr>
          </w:r>
          <w:ins w:id="169" w:author="Gonçalo Brandão" w:date="2026-07-10T02:43:00Z" w16du:dateUtc="2026-07-10T01:43:00Z">
            <w:r>
              <w:rPr>
                <w:noProof/>
                <w:webHidden/>
              </w:rPr>
              <w:fldChar w:fldCharType="separate"/>
            </w:r>
            <w:r>
              <w:rPr>
                <w:noProof/>
                <w:webHidden/>
              </w:rPr>
              <w:t>35</w:t>
            </w:r>
            <w:r>
              <w:rPr>
                <w:noProof/>
                <w:webHidden/>
              </w:rPr>
              <w:fldChar w:fldCharType="end"/>
            </w:r>
            <w:r w:rsidRPr="000A6BB7">
              <w:rPr>
                <w:rStyle w:val="Hyperlink"/>
                <w:noProof/>
              </w:rPr>
              <w:fldChar w:fldCharType="end"/>
            </w:r>
          </w:ins>
        </w:p>
        <w:p w14:paraId="41AA2633" w14:textId="7E6D1428" w:rsidR="005013A4" w:rsidRDefault="005013A4">
          <w:pPr>
            <w:pStyle w:val="TOC2"/>
            <w:tabs>
              <w:tab w:val="left" w:pos="960"/>
              <w:tab w:val="right" w:leader="dot" w:pos="8494"/>
            </w:tabs>
            <w:rPr>
              <w:ins w:id="170" w:author="Gonçalo Brandão" w:date="2026-07-10T02:43:00Z" w16du:dateUtc="2026-07-10T01:43:00Z"/>
              <w:rFonts w:asciiTheme="minorHAnsi" w:eastAsiaTheme="minorEastAsia" w:hAnsiTheme="minorHAnsi"/>
              <w:noProof/>
              <w:kern w:val="2"/>
              <w:sz w:val="24"/>
              <w:szCs w:val="24"/>
              <w:lang w:val="en-US"/>
              <w14:ligatures w14:val="standardContextual"/>
            </w:rPr>
          </w:pPr>
          <w:ins w:id="17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12.8.</w:t>
            </w:r>
            <w:r>
              <w:rPr>
                <w:rFonts w:asciiTheme="minorHAnsi" w:eastAsiaTheme="minorEastAsia" w:hAnsiTheme="minorHAnsi"/>
                <w:noProof/>
                <w:kern w:val="2"/>
                <w:sz w:val="24"/>
                <w:szCs w:val="24"/>
                <w:lang w:val="en-US"/>
                <w14:ligatures w14:val="standardContextual"/>
              </w:rPr>
              <w:tab/>
            </w:r>
            <w:r w:rsidRPr="000A6BB7">
              <w:rPr>
                <w:rStyle w:val="Hyperlink"/>
                <w:i/>
                <w:iCs/>
                <w:noProof/>
              </w:rPr>
              <w:t>Feed</w:t>
            </w:r>
            <w:r w:rsidRPr="000A6BB7">
              <w:rPr>
                <w:rStyle w:val="Hyperlink"/>
                <w:noProof/>
              </w:rPr>
              <w:t xml:space="preserve"> de histórico de atividade</w:t>
            </w:r>
            <w:r>
              <w:rPr>
                <w:noProof/>
                <w:webHidden/>
              </w:rPr>
              <w:tab/>
            </w:r>
            <w:r>
              <w:rPr>
                <w:noProof/>
                <w:webHidden/>
              </w:rPr>
              <w:fldChar w:fldCharType="begin"/>
            </w:r>
            <w:r>
              <w:rPr>
                <w:noProof/>
                <w:webHidden/>
              </w:rPr>
              <w:instrText xml:space="preserve"> PAGEREF _Toc234543868 \h </w:instrText>
            </w:r>
          </w:ins>
          <w:r>
            <w:rPr>
              <w:noProof/>
              <w:webHidden/>
            </w:rPr>
          </w:r>
          <w:ins w:id="172" w:author="Gonçalo Brandão" w:date="2026-07-10T02:43:00Z" w16du:dateUtc="2026-07-10T01:43:00Z">
            <w:r>
              <w:rPr>
                <w:noProof/>
                <w:webHidden/>
              </w:rPr>
              <w:fldChar w:fldCharType="separate"/>
            </w:r>
            <w:r>
              <w:rPr>
                <w:noProof/>
                <w:webHidden/>
              </w:rPr>
              <w:t>35</w:t>
            </w:r>
            <w:r>
              <w:rPr>
                <w:noProof/>
                <w:webHidden/>
              </w:rPr>
              <w:fldChar w:fldCharType="end"/>
            </w:r>
            <w:r w:rsidRPr="000A6BB7">
              <w:rPr>
                <w:rStyle w:val="Hyperlink"/>
                <w:noProof/>
              </w:rPr>
              <w:fldChar w:fldCharType="end"/>
            </w:r>
          </w:ins>
        </w:p>
        <w:p w14:paraId="37885B0E" w14:textId="78998A25" w:rsidR="005013A4" w:rsidRDefault="005013A4">
          <w:pPr>
            <w:pStyle w:val="TOC2"/>
            <w:tabs>
              <w:tab w:val="left" w:pos="960"/>
              <w:tab w:val="right" w:leader="dot" w:pos="8494"/>
            </w:tabs>
            <w:rPr>
              <w:ins w:id="173" w:author="Gonçalo Brandão" w:date="2026-07-10T02:43:00Z" w16du:dateUtc="2026-07-10T01:43:00Z"/>
              <w:rFonts w:asciiTheme="minorHAnsi" w:eastAsiaTheme="minorEastAsia" w:hAnsiTheme="minorHAnsi"/>
              <w:noProof/>
              <w:kern w:val="2"/>
              <w:sz w:val="24"/>
              <w:szCs w:val="24"/>
              <w:lang w:val="en-US"/>
              <w14:ligatures w14:val="standardContextual"/>
            </w:rPr>
          </w:pPr>
          <w:ins w:id="17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"_Toc234543869"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12.9.</w:t>
            </w:r>
            <w:r>
              <w:rPr>
                <w:rFonts w:asciiTheme="minorHAnsi" w:eastAsiaTheme="minorEastAsia" w:hAnsiTheme="minorHAnsi"/>
                <w:noProof/>
                <w:kern w:val="2"/>
                <w:sz w:val="24"/>
                <w:szCs w:val="24"/>
                <w:lang w:val="en-US"/>
                <w14:ligatures w14:val="standardContextual"/>
              </w:rPr>
              <w:tab/>
            </w:r>
            <w:r w:rsidRPr="000A6BB7">
              <w:rPr>
                <w:rStyle w:val="Hyperlink"/>
                <w:noProof/>
              </w:rPr>
              <w:t>Métricas de atividade (activity bar metrics)</w:t>
            </w:r>
            <w:r>
              <w:rPr>
                <w:noProof/>
                <w:webHidden/>
              </w:rPr>
              <w:tab/>
            </w:r>
            <w:r>
              <w:rPr>
                <w:noProof/>
                <w:webHidden/>
              </w:rPr>
              <w:fldChar w:fldCharType="begin"/>
            </w:r>
            <w:r>
              <w:rPr>
                <w:noProof/>
                <w:webHidden/>
              </w:rPr>
              <w:instrText xml:space="preserve"> PAGEREF _Toc234543869 \h </w:instrText>
            </w:r>
          </w:ins>
          <w:r>
            <w:rPr>
              <w:noProof/>
              <w:webHidden/>
            </w:rPr>
          </w:r>
          <w:ins w:id="175" w:author="Gonçalo Brandão" w:date="2026-07-10T02:43:00Z" w16du:dateUtc="2026-07-10T01:43:00Z">
            <w:r>
              <w:rPr>
                <w:noProof/>
                <w:webHidden/>
              </w:rPr>
              <w:fldChar w:fldCharType="separate"/>
            </w:r>
            <w:r>
              <w:rPr>
                <w:noProof/>
                <w:webHidden/>
              </w:rPr>
              <w:t>35</w:t>
            </w:r>
            <w:r>
              <w:rPr>
                <w:noProof/>
                <w:webHidden/>
              </w:rPr>
              <w:fldChar w:fldCharType="end"/>
            </w:r>
            <w:r w:rsidRPr="000A6BB7">
              <w:rPr>
                <w:rStyle w:val="Hyperlink"/>
                <w:noProof/>
              </w:rPr>
              <w:fldChar w:fldCharType="end"/>
            </w:r>
          </w:ins>
        </w:p>
        <w:p w14:paraId="0519EA7A" w14:textId="3426F6ED" w:rsidR="005013A4" w:rsidRDefault="005013A4">
          <w:pPr>
            <w:pStyle w:val="TOC2"/>
            <w:tabs>
              <w:tab w:val="left" w:pos="1200"/>
              <w:tab w:val="right" w:leader="dot" w:pos="8494"/>
            </w:tabs>
            <w:rPr>
              <w:ins w:id="176" w:author="Gonçalo Brandão" w:date="2026-07-10T02:43:00Z" w16du:dateUtc="2026-07-10T01:43:00Z"/>
              <w:rFonts w:asciiTheme="minorHAnsi" w:eastAsiaTheme="minorEastAsia" w:hAnsiTheme="minorHAnsi"/>
              <w:noProof/>
              <w:kern w:val="2"/>
              <w:sz w:val="24"/>
              <w:szCs w:val="24"/>
              <w:lang w:val="en-US"/>
              <w14:ligatures w14:val="standardContextual"/>
            </w:rPr>
          </w:pPr>
          <w:ins w:id="17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12.10.</w:t>
            </w:r>
            <w:r>
              <w:rPr>
                <w:rFonts w:asciiTheme="minorHAnsi" w:eastAsiaTheme="minorEastAsia" w:hAnsiTheme="minorHAnsi"/>
                <w:noProof/>
                <w:kern w:val="2"/>
                <w:sz w:val="24"/>
                <w:szCs w:val="24"/>
                <w:lang w:val="en-US"/>
                <w14:ligatures w14:val="standardContextual"/>
              </w:rPr>
              <w:tab/>
            </w:r>
            <w:r w:rsidRPr="000A6BB7">
              <w:rPr>
                <w:rStyle w:val="Hyperlink"/>
                <w:noProof/>
              </w:rPr>
              <w:t>Gráfico de evolução</w:t>
            </w:r>
            <w:r>
              <w:rPr>
                <w:noProof/>
                <w:webHidden/>
              </w:rPr>
              <w:tab/>
            </w:r>
            <w:r>
              <w:rPr>
                <w:noProof/>
                <w:webHidden/>
              </w:rPr>
              <w:fldChar w:fldCharType="begin"/>
            </w:r>
            <w:r>
              <w:rPr>
                <w:noProof/>
                <w:webHidden/>
              </w:rPr>
              <w:instrText xml:space="preserve"> PAGEREF _Toc234543870 \h </w:instrText>
            </w:r>
          </w:ins>
          <w:r>
            <w:rPr>
              <w:noProof/>
              <w:webHidden/>
            </w:rPr>
          </w:r>
          <w:ins w:id="178" w:author="Gonçalo Brandão" w:date="2026-07-10T02:43:00Z" w16du:dateUtc="2026-07-10T01:43:00Z">
            <w:r>
              <w:rPr>
                <w:noProof/>
                <w:webHidden/>
              </w:rPr>
              <w:fldChar w:fldCharType="separate"/>
            </w:r>
            <w:r>
              <w:rPr>
                <w:noProof/>
                <w:webHidden/>
              </w:rPr>
              <w:t>36</w:t>
            </w:r>
            <w:r>
              <w:rPr>
                <w:noProof/>
                <w:webHidden/>
              </w:rPr>
              <w:fldChar w:fldCharType="end"/>
            </w:r>
            <w:r w:rsidRPr="000A6BB7">
              <w:rPr>
                <w:rStyle w:val="Hyperlink"/>
                <w:noProof/>
              </w:rPr>
              <w:fldChar w:fldCharType="end"/>
            </w:r>
          </w:ins>
        </w:p>
        <w:p w14:paraId="4E44FB3F" w14:textId="68F3E14C" w:rsidR="005013A4" w:rsidRDefault="005013A4">
          <w:pPr>
            <w:pStyle w:val="TOC1"/>
            <w:tabs>
              <w:tab w:val="left" w:pos="720"/>
              <w:tab w:val="right" w:leader="dot" w:pos="8494"/>
            </w:tabs>
            <w:rPr>
              <w:ins w:id="179" w:author="Gonçalo Brandão" w:date="2026-07-10T02:43:00Z" w16du:dateUtc="2026-07-10T01:43:00Z"/>
              <w:rFonts w:asciiTheme="minorHAnsi" w:eastAsiaTheme="minorEastAsia" w:hAnsiTheme="minorHAnsi"/>
              <w:noProof/>
              <w:kern w:val="2"/>
              <w:sz w:val="24"/>
              <w:szCs w:val="24"/>
              <w:lang w:val="en-US"/>
              <w14:ligatures w14:val="standardContextual"/>
            </w:rPr>
          </w:pPr>
          <w:ins w:id="18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w:t>
            </w:r>
            <w:r>
              <w:rPr>
                <w:rFonts w:asciiTheme="minorHAnsi" w:eastAsiaTheme="minorEastAsia" w:hAnsiTheme="minorHAnsi"/>
                <w:noProof/>
                <w:kern w:val="2"/>
                <w:sz w:val="24"/>
                <w:szCs w:val="24"/>
                <w:lang w:val="en-US"/>
                <w14:ligatures w14:val="standardContextual"/>
              </w:rPr>
              <w:tab/>
            </w:r>
            <w:r w:rsidRPr="000A6BB7">
              <w:rPr>
                <w:rStyle w:val="Hyperlink"/>
                <w:i/>
                <w:iCs/>
                <w:noProof/>
              </w:rPr>
              <w:t>Dashboard</w:t>
            </w:r>
            <w:r w:rsidRPr="000A6BB7">
              <w:rPr>
                <w:rStyle w:val="Hyperlink"/>
                <w:noProof/>
              </w:rPr>
              <w:t xml:space="preserve"> de qualidade de serviço</w:t>
            </w:r>
            <w:r>
              <w:rPr>
                <w:noProof/>
                <w:webHidden/>
              </w:rPr>
              <w:tab/>
            </w:r>
            <w:r>
              <w:rPr>
                <w:noProof/>
                <w:webHidden/>
              </w:rPr>
              <w:fldChar w:fldCharType="begin"/>
            </w:r>
            <w:r>
              <w:rPr>
                <w:noProof/>
                <w:webHidden/>
              </w:rPr>
              <w:instrText xml:space="preserve"> PAGEREF _Toc234543871 \h </w:instrText>
            </w:r>
          </w:ins>
          <w:r>
            <w:rPr>
              <w:noProof/>
              <w:webHidden/>
            </w:rPr>
          </w:r>
          <w:ins w:id="181" w:author="Gonçalo Brandão" w:date="2026-07-10T02:43:00Z" w16du:dateUtc="2026-07-10T01:43:00Z">
            <w:r>
              <w:rPr>
                <w:noProof/>
                <w:webHidden/>
              </w:rPr>
              <w:fldChar w:fldCharType="separate"/>
            </w:r>
            <w:r>
              <w:rPr>
                <w:noProof/>
                <w:webHidden/>
              </w:rPr>
              <w:t>36</w:t>
            </w:r>
            <w:r>
              <w:rPr>
                <w:noProof/>
                <w:webHidden/>
              </w:rPr>
              <w:fldChar w:fldCharType="end"/>
            </w:r>
            <w:r w:rsidRPr="000A6BB7">
              <w:rPr>
                <w:rStyle w:val="Hyperlink"/>
                <w:noProof/>
              </w:rPr>
              <w:fldChar w:fldCharType="end"/>
            </w:r>
          </w:ins>
        </w:p>
        <w:p w14:paraId="4767912E" w14:textId="6458887C" w:rsidR="005013A4" w:rsidRDefault="005013A4">
          <w:pPr>
            <w:pStyle w:val="TOC2"/>
            <w:tabs>
              <w:tab w:val="left" w:pos="960"/>
              <w:tab w:val="right" w:leader="dot" w:pos="8494"/>
            </w:tabs>
            <w:rPr>
              <w:ins w:id="182" w:author="Gonçalo Brandão" w:date="2026-07-10T02:43:00Z" w16du:dateUtc="2026-07-10T01:43:00Z"/>
              <w:rFonts w:asciiTheme="minorHAnsi" w:eastAsiaTheme="minorEastAsia" w:hAnsiTheme="minorHAnsi"/>
              <w:noProof/>
              <w:kern w:val="2"/>
              <w:sz w:val="24"/>
              <w:szCs w:val="24"/>
              <w:lang w:val="en-US"/>
              <w14:ligatures w14:val="standardContextual"/>
            </w:rPr>
          </w:pPr>
          <w:ins w:id="183"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13.1.</w:t>
            </w:r>
            <w:r>
              <w:rPr>
                <w:rFonts w:asciiTheme="minorHAnsi" w:eastAsiaTheme="minorEastAsia" w:hAnsiTheme="minorHAnsi"/>
                <w:noProof/>
                <w:kern w:val="2"/>
                <w:sz w:val="24"/>
                <w:szCs w:val="24"/>
                <w:lang w:val="en-US"/>
                <w14:ligatures w14:val="standardContextual"/>
              </w:rPr>
              <w:tab/>
            </w:r>
            <w:r w:rsidRPr="000A6BB7">
              <w:rPr>
                <w:rStyle w:val="Hyperlink"/>
                <w:noProof/>
              </w:rPr>
              <w:t>Separador Executivo</w:t>
            </w:r>
            <w:r>
              <w:rPr>
                <w:noProof/>
                <w:webHidden/>
              </w:rPr>
              <w:tab/>
            </w:r>
            <w:r>
              <w:rPr>
                <w:noProof/>
                <w:webHidden/>
              </w:rPr>
              <w:fldChar w:fldCharType="begin"/>
            </w:r>
            <w:r>
              <w:rPr>
                <w:noProof/>
                <w:webHidden/>
              </w:rPr>
              <w:instrText xml:space="preserve"> PAGEREF _Toc234543872 \h </w:instrText>
            </w:r>
          </w:ins>
          <w:r>
            <w:rPr>
              <w:noProof/>
              <w:webHidden/>
            </w:rPr>
          </w:r>
          <w:ins w:id="184" w:author="Gonçalo Brandão" w:date="2026-07-10T02:43:00Z" w16du:dateUtc="2026-07-10T01:43:00Z">
            <w:r>
              <w:rPr>
                <w:noProof/>
                <w:webHidden/>
              </w:rPr>
              <w:fldChar w:fldCharType="separate"/>
            </w:r>
            <w:r>
              <w:rPr>
                <w:noProof/>
                <w:webHidden/>
              </w:rPr>
              <w:t>37</w:t>
            </w:r>
            <w:r>
              <w:rPr>
                <w:noProof/>
                <w:webHidden/>
              </w:rPr>
              <w:fldChar w:fldCharType="end"/>
            </w:r>
            <w:r w:rsidRPr="000A6BB7">
              <w:rPr>
                <w:rStyle w:val="Hyperlink"/>
                <w:noProof/>
              </w:rPr>
              <w:fldChar w:fldCharType="end"/>
            </w:r>
          </w:ins>
        </w:p>
        <w:p w14:paraId="6B395DC3" w14:textId="3FC6FDE5" w:rsidR="005013A4" w:rsidRDefault="005013A4">
          <w:pPr>
            <w:pStyle w:val="TOC2"/>
            <w:tabs>
              <w:tab w:val="left" w:pos="960"/>
              <w:tab w:val="right" w:leader="dot" w:pos="8494"/>
            </w:tabs>
            <w:rPr>
              <w:ins w:id="185" w:author="Gonçalo Brandão" w:date="2026-07-10T02:43:00Z" w16du:dateUtc="2026-07-10T01:43:00Z"/>
              <w:rFonts w:asciiTheme="minorHAnsi" w:eastAsiaTheme="minorEastAsia" w:hAnsiTheme="minorHAnsi"/>
              <w:noProof/>
              <w:kern w:val="2"/>
              <w:sz w:val="24"/>
              <w:szCs w:val="24"/>
              <w:lang w:val="en-US"/>
              <w14:ligatures w14:val="standardContextual"/>
            </w:rPr>
          </w:pPr>
          <w:ins w:id="18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13.2.</w:t>
            </w:r>
            <w:r>
              <w:rPr>
                <w:rFonts w:asciiTheme="minorHAnsi" w:eastAsiaTheme="minorEastAsia" w:hAnsiTheme="minorHAnsi"/>
                <w:noProof/>
                <w:kern w:val="2"/>
                <w:sz w:val="24"/>
                <w:szCs w:val="24"/>
                <w:lang w:val="en-US"/>
                <w14:ligatures w14:val="standardContextual"/>
              </w:rPr>
              <w:tab/>
            </w:r>
            <w:r w:rsidRPr="000A6BB7">
              <w:rPr>
                <w:rStyle w:val="Hyperlink"/>
                <w:noProof/>
              </w:rPr>
              <w:t>Separador Operacional</w:t>
            </w:r>
            <w:r>
              <w:rPr>
                <w:noProof/>
                <w:webHidden/>
              </w:rPr>
              <w:tab/>
            </w:r>
            <w:r>
              <w:rPr>
                <w:noProof/>
                <w:webHidden/>
              </w:rPr>
              <w:fldChar w:fldCharType="begin"/>
            </w:r>
            <w:r>
              <w:rPr>
                <w:noProof/>
                <w:webHidden/>
              </w:rPr>
              <w:instrText xml:space="preserve"> PAGEREF _Toc234543873 \h </w:instrText>
            </w:r>
          </w:ins>
          <w:r>
            <w:rPr>
              <w:noProof/>
              <w:webHidden/>
            </w:rPr>
          </w:r>
          <w:ins w:id="187" w:author="Gonçalo Brandão" w:date="2026-07-10T02:43:00Z" w16du:dateUtc="2026-07-10T01:43:00Z">
            <w:r>
              <w:rPr>
                <w:noProof/>
                <w:webHidden/>
              </w:rPr>
              <w:fldChar w:fldCharType="separate"/>
            </w:r>
            <w:r>
              <w:rPr>
                <w:noProof/>
                <w:webHidden/>
              </w:rPr>
              <w:t>37</w:t>
            </w:r>
            <w:r>
              <w:rPr>
                <w:noProof/>
                <w:webHidden/>
              </w:rPr>
              <w:fldChar w:fldCharType="end"/>
            </w:r>
            <w:r w:rsidRPr="000A6BB7">
              <w:rPr>
                <w:rStyle w:val="Hyperlink"/>
                <w:noProof/>
              </w:rPr>
              <w:fldChar w:fldCharType="end"/>
            </w:r>
          </w:ins>
        </w:p>
        <w:p w14:paraId="12CEE9B2" w14:textId="37C9A8E9" w:rsidR="005013A4" w:rsidRDefault="005013A4">
          <w:pPr>
            <w:pStyle w:val="TOC2"/>
            <w:tabs>
              <w:tab w:val="left" w:pos="960"/>
              <w:tab w:val="right" w:leader="dot" w:pos="8494"/>
            </w:tabs>
            <w:rPr>
              <w:ins w:id="188" w:author="Gonçalo Brandão" w:date="2026-07-10T02:43:00Z" w16du:dateUtc="2026-07-10T01:43:00Z"/>
              <w:rFonts w:asciiTheme="minorHAnsi" w:eastAsiaTheme="minorEastAsia" w:hAnsiTheme="minorHAnsi"/>
              <w:noProof/>
              <w:kern w:val="2"/>
              <w:sz w:val="24"/>
              <w:szCs w:val="24"/>
              <w:lang w:val="en-US"/>
              <w14:ligatures w14:val="standardContextual"/>
            </w:rPr>
          </w:pPr>
          <w:ins w:id="18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13.3.</w:t>
            </w:r>
            <w:r>
              <w:rPr>
                <w:rFonts w:asciiTheme="minorHAnsi" w:eastAsiaTheme="minorEastAsia" w:hAnsiTheme="minorHAnsi"/>
                <w:noProof/>
                <w:kern w:val="2"/>
                <w:sz w:val="24"/>
                <w:szCs w:val="24"/>
                <w:lang w:val="en-US"/>
                <w14:ligatures w14:val="standardContextual"/>
              </w:rPr>
              <w:tab/>
            </w:r>
            <w:r w:rsidRPr="000A6BB7">
              <w:rPr>
                <w:rStyle w:val="Hyperlink"/>
                <w:noProof/>
              </w:rPr>
              <w:t>Separador Motivos de Insatisfação</w:t>
            </w:r>
            <w:r>
              <w:rPr>
                <w:noProof/>
                <w:webHidden/>
              </w:rPr>
              <w:tab/>
            </w:r>
            <w:r>
              <w:rPr>
                <w:noProof/>
                <w:webHidden/>
              </w:rPr>
              <w:fldChar w:fldCharType="begin"/>
            </w:r>
            <w:r>
              <w:rPr>
                <w:noProof/>
                <w:webHidden/>
              </w:rPr>
              <w:instrText xml:space="preserve"> PAGEREF _Toc234543874 \h </w:instrText>
            </w:r>
          </w:ins>
          <w:r>
            <w:rPr>
              <w:noProof/>
              <w:webHidden/>
            </w:rPr>
          </w:r>
          <w:ins w:id="190" w:author="Gonçalo Brandão" w:date="2026-07-10T02:43:00Z" w16du:dateUtc="2026-07-10T01:43:00Z">
            <w:r>
              <w:rPr>
                <w:noProof/>
                <w:webHidden/>
              </w:rPr>
              <w:fldChar w:fldCharType="separate"/>
            </w:r>
            <w:r>
              <w:rPr>
                <w:noProof/>
                <w:webHidden/>
              </w:rPr>
              <w:t>38</w:t>
            </w:r>
            <w:r>
              <w:rPr>
                <w:noProof/>
                <w:webHidden/>
              </w:rPr>
              <w:fldChar w:fldCharType="end"/>
            </w:r>
            <w:r w:rsidRPr="000A6BB7">
              <w:rPr>
                <w:rStyle w:val="Hyperlink"/>
                <w:noProof/>
              </w:rPr>
              <w:fldChar w:fldCharType="end"/>
            </w:r>
          </w:ins>
        </w:p>
        <w:p w14:paraId="26E7FBDA" w14:textId="18088D11" w:rsidR="005013A4" w:rsidRDefault="005013A4">
          <w:pPr>
            <w:pStyle w:val="TOC2"/>
            <w:tabs>
              <w:tab w:val="left" w:pos="960"/>
              <w:tab w:val="right" w:leader="dot" w:pos="8494"/>
            </w:tabs>
            <w:rPr>
              <w:ins w:id="191" w:author="Gonçalo Brandão" w:date="2026-07-10T02:43:00Z" w16du:dateUtc="2026-07-10T01:43:00Z"/>
              <w:rFonts w:asciiTheme="minorHAnsi" w:eastAsiaTheme="minorEastAsia" w:hAnsiTheme="minorHAnsi"/>
              <w:noProof/>
              <w:kern w:val="2"/>
              <w:sz w:val="24"/>
              <w:szCs w:val="24"/>
              <w:lang w:val="en-US"/>
              <w14:ligatures w14:val="standardContextual"/>
            </w:rPr>
          </w:pPr>
          <w:ins w:id="19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13.4.</w:t>
            </w:r>
            <w:r>
              <w:rPr>
                <w:rFonts w:asciiTheme="minorHAnsi" w:eastAsiaTheme="minorEastAsia" w:hAnsiTheme="minorHAnsi"/>
                <w:noProof/>
                <w:kern w:val="2"/>
                <w:sz w:val="24"/>
                <w:szCs w:val="24"/>
                <w:lang w:val="en-US"/>
                <w14:ligatures w14:val="standardContextual"/>
              </w:rPr>
              <w:tab/>
            </w:r>
            <w:r w:rsidRPr="000A6BB7">
              <w:rPr>
                <w:rStyle w:val="Hyperlink"/>
                <w:noProof/>
              </w:rPr>
              <w:t>Separador Clientes em Risco</w:t>
            </w:r>
            <w:r>
              <w:rPr>
                <w:noProof/>
                <w:webHidden/>
              </w:rPr>
              <w:tab/>
            </w:r>
            <w:r>
              <w:rPr>
                <w:noProof/>
                <w:webHidden/>
              </w:rPr>
              <w:fldChar w:fldCharType="begin"/>
            </w:r>
            <w:r>
              <w:rPr>
                <w:noProof/>
                <w:webHidden/>
              </w:rPr>
              <w:instrText xml:space="preserve"> PAGEREF _Toc234543875 \h </w:instrText>
            </w:r>
          </w:ins>
          <w:r>
            <w:rPr>
              <w:noProof/>
              <w:webHidden/>
            </w:rPr>
          </w:r>
          <w:ins w:id="193" w:author="Gonçalo Brandão" w:date="2026-07-10T02:43:00Z" w16du:dateUtc="2026-07-10T01:43:00Z">
            <w:r>
              <w:rPr>
                <w:noProof/>
                <w:webHidden/>
              </w:rPr>
              <w:fldChar w:fldCharType="separate"/>
            </w:r>
            <w:r>
              <w:rPr>
                <w:noProof/>
                <w:webHidden/>
              </w:rPr>
              <w:t>39</w:t>
            </w:r>
            <w:r>
              <w:rPr>
                <w:noProof/>
                <w:webHidden/>
              </w:rPr>
              <w:fldChar w:fldCharType="end"/>
            </w:r>
            <w:r w:rsidRPr="000A6BB7">
              <w:rPr>
                <w:rStyle w:val="Hyperlink"/>
                <w:noProof/>
              </w:rPr>
              <w:fldChar w:fldCharType="end"/>
            </w:r>
          </w:ins>
        </w:p>
        <w:p w14:paraId="2CB597CA" w14:textId="183209CE" w:rsidR="005013A4" w:rsidRDefault="005013A4">
          <w:pPr>
            <w:pStyle w:val="TOC2"/>
            <w:tabs>
              <w:tab w:val="left" w:pos="960"/>
              <w:tab w:val="right" w:leader="dot" w:pos="8494"/>
            </w:tabs>
            <w:rPr>
              <w:ins w:id="194" w:author="Gonçalo Brandão" w:date="2026-07-10T02:43:00Z" w16du:dateUtc="2026-07-10T01:43:00Z"/>
              <w:rFonts w:asciiTheme="minorHAnsi" w:eastAsiaTheme="minorEastAsia" w:hAnsiTheme="minorHAnsi"/>
              <w:noProof/>
              <w:kern w:val="2"/>
              <w:sz w:val="24"/>
              <w:szCs w:val="24"/>
              <w:lang w:val="en-US"/>
              <w14:ligatures w14:val="standardContextual"/>
            </w:rPr>
          </w:pPr>
          <w:ins w:id="19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13.5.</w:t>
            </w:r>
            <w:r>
              <w:rPr>
                <w:rFonts w:asciiTheme="minorHAnsi" w:eastAsiaTheme="minorEastAsia" w:hAnsiTheme="minorHAnsi"/>
                <w:noProof/>
                <w:kern w:val="2"/>
                <w:sz w:val="24"/>
                <w:szCs w:val="24"/>
                <w:lang w:val="en-US"/>
                <w14:ligatures w14:val="standardContextual"/>
              </w:rPr>
              <w:tab/>
            </w:r>
            <w:r w:rsidRPr="000A6BB7">
              <w:rPr>
                <w:rStyle w:val="Hyperlink"/>
                <w:noProof/>
              </w:rPr>
              <w:t>Fonte de dados e cálculo dos indicadores</w:t>
            </w:r>
            <w:r>
              <w:rPr>
                <w:noProof/>
                <w:webHidden/>
              </w:rPr>
              <w:tab/>
            </w:r>
            <w:r>
              <w:rPr>
                <w:noProof/>
                <w:webHidden/>
              </w:rPr>
              <w:fldChar w:fldCharType="begin"/>
            </w:r>
            <w:r>
              <w:rPr>
                <w:noProof/>
                <w:webHidden/>
              </w:rPr>
              <w:instrText xml:space="preserve"> PAGEREF _Toc234543876 \h </w:instrText>
            </w:r>
          </w:ins>
          <w:r>
            <w:rPr>
              <w:noProof/>
              <w:webHidden/>
            </w:rPr>
          </w:r>
          <w:ins w:id="196" w:author="Gonçalo Brandão" w:date="2026-07-10T02:43:00Z" w16du:dateUtc="2026-07-10T01:43:00Z">
            <w:r>
              <w:rPr>
                <w:noProof/>
                <w:webHidden/>
              </w:rPr>
              <w:fldChar w:fldCharType="separate"/>
            </w:r>
            <w:r>
              <w:rPr>
                <w:noProof/>
                <w:webHidden/>
              </w:rPr>
              <w:t>40</w:t>
            </w:r>
            <w:r>
              <w:rPr>
                <w:noProof/>
                <w:webHidden/>
              </w:rPr>
              <w:fldChar w:fldCharType="end"/>
            </w:r>
            <w:r w:rsidRPr="000A6BB7">
              <w:rPr>
                <w:rStyle w:val="Hyperlink"/>
                <w:noProof/>
              </w:rPr>
              <w:fldChar w:fldCharType="end"/>
            </w:r>
          </w:ins>
        </w:p>
        <w:p w14:paraId="4D8CDFB2" w14:textId="18646B4A" w:rsidR="005013A4" w:rsidRDefault="005013A4">
          <w:pPr>
            <w:pStyle w:val="TOC2"/>
            <w:tabs>
              <w:tab w:val="left" w:pos="960"/>
              <w:tab w:val="right" w:leader="dot" w:pos="8494"/>
            </w:tabs>
            <w:rPr>
              <w:ins w:id="197" w:author="Gonçalo Brandão" w:date="2026-07-10T02:43:00Z" w16du:dateUtc="2026-07-10T01:43:00Z"/>
              <w:rFonts w:asciiTheme="minorHAnsi" w:eastAsiaTheme="minorEastAsia" w:hAnsiTheme="minorHAnsi"/>
              <w:noProof/>
              <w:kern w:val="2"/>
              <w:sz w:val="24"/>
              <w:szCs w:val="24"/>
              <w:lang w:val="en-US"/>
              <w14:ligatures w14:val="standardContextual"/>
            </w:rPr>
          </w:pPr>
          <w:ins w:id="19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13.6.</w:t>
            </w:r>
            <w:r>
              <w:rPr>
                <w:rFonts w:asciiTheme="minorHAnsi" w:eastAsiaTheme="minorEastAsia" w:hAnsiTheme="minorHAnsi"/>
                <w:noProof/>
                <w:kern w:val="2"/>
                <w:sz w:val="24"/>
                <w:szCs w:val="24"/>
                <w:lang w:val="en-US"/>
                <w14:ligatures w14:val="standardContextual"/>
              </w:rPr>
              <w:tab/>
            </w:r>
            <w:r w:rsidRPr="000A6BB7">
              <w:rPr>
                <w:rStyle w:val="Hyperlink"/>
                <w:noProof/>
              </w:rPr>
              <w:t>Objetivos, limiares e níveis de risco</w:t>
            </w:r>
            <w:r>
              <w:rPr>
                <w:noProof/>
                <w:webHidden/>
              </w:rPr>
              <w:tab/>
            </w:r>
            <w:r>
              <w:rPr>
                <w:noProof/>
                <w:webHidden/>
              </w:rPr>
              <w:fldChar w:fldCharType="begin"/>
            </w:r>
            <w:r>
              <w:rPr>
                <w:noProof/>
                <w:webHidden/>
              </w:rPr>
              <w:instrText xml:space="preserve"> PAGEREF _Toc234543877 \h </w:instrText>
            </w:r>
          </w:ins>
          <w:r>
            <w:rPr>
              <w:noProof/>
              <w:webHidden/>
            </w:rPr>
          </w:r>
          <w:ins w:id="199" w:author="Gonçalo Brandão" w:date="2026-07-10T02:43:00Z" w16du:dateUtc="2026-07-10T01:43:00Z">
            <w:r>
              <w:rPr>
                <w:noProof/>
                <w:webHidden/>
              </w:rPr>
              <w:fldChar w:fldCharType="separate"/>
            </w:r>
            <w:r>
              <w:rPr>
                <w:noProof/>
                <w:webHidden/>
              </w:rPr>
              <w:t>40</w:t>
            </w:r>
            <w:r>
              <w:rPr>
                <w:noProof/>
                <w:webHidden/>
              </w:rPr>
              <w:fldChar w:fldCharType="end"/>
            </w:r>
            <w:r w:rsidRPr="000A6BB7">
              <w:rPr>
                <w:rStyle w:val="Hyperlink"/>
                <w:noProof/>
              </w:rPr>
              <w:fldChar w:fldCharType="end"/>
            </w:r>
          </w:ins>
        </w:p>
        <w:p w14:paraId="306E9C29" w14:textId="1B2A2DBB" w:rsidR="005013A4" w:rsidRDefault="005013A4">
          <w:pPr>
            <w:pStyle w:val="TOC2"/>
            <w:tabs>
              <w:tab w:val="left" w:pos="960"/>
              <w:tab w:val="right" w:leader="dot" w:pos="8494"/>
            </w:tabs>
            <w:rPr>
              <w:ins w:id="200" w:author="Gonçalo Brandão" w:date="2026-07-10T02:43:00Z" w16du:dateUtc="2026-07-10T01:43:00Z"/>
              <w:rFonts w:asciiTheme="minorHAnsi" w:eastAsiaTheme="minorEastAsia" w:hAnsiTheme="minorHAnsi"/>
              <w:noProof/>
              <w:kern w:val="2"/>
              <w:sz w:val="24"/>
              <w:szCs w:val="24"/>
              <w:lang w:val="en-US"/>
              <w14:ligatures w14:val="standardContextual"/>
            </w:rPr>
          </w:pPr>
          <w:ins w:id="20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13.7.</w:t>
            </w:r>
            <w:r>
              <w:rPr>
                <w:rFonts w:asciiTheme="minorHAnsi" w:eastAsiaTheme="minorEastAsia" w:hAnsiTheme="minorHAnsi"/>
                <w:noProof/>
                <w:kern w:val="2"/>
                <w:sz w:val="24"/>
                <w:szCs w:val="24"/>
                <w:lang w:val="en-US"/>
                <w14:ligatures w14:val="standardContextual"/>
              </w:rPr>
              <w:tab/>
            </w:r>
            <w:r w:rsidRPr="000A6BB7">
              <w:rPr>
                <w:rStyle w:val="Hyperlink"/>
                <w:noProof/>
              </w:rPr>
              <w:t>Filtro temporal e atualização de dados</w:t>
            </w:r>
            <w:r>
              <w:rPr>
                <w:noProof/>
                <w:webHidden/>
              </w:rPr>
              <w:tab/>
            </w:r>
            <w:r>
              <w:rPr>
                <w:noProof/>
                <w:webHidden/>
              </w:rPr>
              <w:fldChar w:fldCharType="begin"/>
            </w:r>
            <w:r>
              <w:rPr>
                <w:noProof/>
                <w:webHidden/>
              </w:rPr>
              <w:instrText xml:space="preserve"> PAGEREF _Toc234543878 \h </w:instrText>
            </w:r>
          </w:ins>
          <w:r>
            <w:rPr>
              <w:noProof/>
              <w:webHidden/>
            </w:rPr>
          </w:r>
          <w:ins w:id="202" w:author="Gonçalo Brandão" w:date="2026-07-10T02:43:00Z" w16du:dateUtc="2026-07-10T01:43:00Z">
            <w:r>
              <w:rPr>
                <w:noProof/>
                <w:webHidden/>
              </w:rPr>
              <w:fldChar w:fldCharType="separate"/>
            </w:r>
            <w:r>
              <w:rPr>
                <w:noProof/>
                <w:webHidden/>
              </w:rPr>
              <w:t>41</w:t>
            </w:r>
            <w:r>
              <w:rPr>
                <w:noProof/>
                <w:webHidden/>
              </w:rPr>
              <w:fldChar w:fldCharType="end"/>
            </w:r>
            <w:r w:rsidRPr="000A6BB7">
              <w:rPr>
                <w:rStyle w:val="Hyperlink"/>
                <w:noProof/>
              </w:rPr>
              <w:fldChar w:fldCharType="end"/>
            </w:r>
          </w:ins>
        </w:p>
        <w:p w14:paraId="1E69AB56" w14:textId="12ECE731" w:rsidR="005013A4" w:rsidRDefault="005013A4">
          <w:pPr>
            <w:pStyle w:val="TOC1"/>
            <w:tabs>
              <w:tab w:val="left" w:pos="720"/>
              <w:tab w:val="right" w:leader="dot" w:pos="8494"/>
            </w:tabs>
            <w:rPr>
              <w:ins w:id="203" w:author="Gonçalo Brandão" w:date="2026-07-10T02:43:00Z" w16du:dateUtc="2026-07-10T01:43:00Z"/>
              <w:rFonts w:asciiTheme="minorHAnsi" w:eastAsiaTheme="minorEastAsia" w:hAnsiTheme="minorHAnsi"/>
              <w:noProof/>
              <w:kern w:val="2"/>
              <w:sz w:val="24"/>
              <w:szCs w:val="24"/>
              <w:lang w:val="en-US"/>
              <w14:ligatures w14:val="standardContextual"/>
            </w:rPr>
          </w:pPr>
          <w:ins w:id="20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"_Toc234543879"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14.</w:t>
            </w:r>
            <w:r>
              <w:rPr>
                <w:rFonts w:asciiTheme="minorHAnsi" w:eastAsiaTheme="minorEastAsia" w:hAnsiTheme="minorHAnsi"/>
                <w:noProof/>
                <w:kern w:val="2"/>
                <w:sz w:val="24"/>
                <w:szCs w:val="24"/>
                <w:lang w:val="en-US"/>
                <w14:ligatures w14:val="standardContextual"/>
              </w:rPr>
              <w:tab/>
            </w:r>
            <w:r w:rsidRPr="000A6BB7">
              <w:rPr>
                <w:rStyle w:val="Hyperlink"/>
                <w:noProof/>
              </w:rPr>
              <w:t>Segurança</w:t>
            </w:r>
            <w:r>
              <w:rPr>
                <w:noProof/>
                <w:webHidden/>
              </w:rPr>
              <w:tab/>
            </w:r>
            <w:r>
              <w:rPr>
                <w:noProof/>
                <w:webHidden/>
              </w:rPr>
              <w:fldChar w:fldCharType="begin"/>
            </w:r>
            <w:r>
              <w:rPr>
                <w:noProof/>
                <w:webHidden/>
              </w:rPr>
              <w:instrText xml:space="preserve"> PAGEREF _Toc234543879 \h </w:instrText>
            </w:r>
          </w:ins>
          <w:r>
            <w:rPr>
              <w:noProof/>
              <w:webHidden/>
            </w:rPr>
          </w:r>
          <w:ins w:id="205" w:author="Gonçalo Brandão" w:date="2026-07-10T02:43:00Z" w16du:dateUtc="2026-07-10T01:43:00Z">
            <w:r>
              <w:rPr>
                <w:noProof/>
                <w:webHidden/>
              </w:rPr>
              <w:fldChar w:fldCharType="separate"/>
            </w:r>
            <w:r>
              <w:rPr>
                <w:noProof/>
                <w:webHidden/>
              </w:rPr>
              <w:t>41</w:t>
            </w:r>
            <w:r>
              <w:rPr>
                <w:noProof/>
                <w:webHidden/>
              </w:rPr>
              <w:fldChar w:fldCharType="end"/>
            </w:r>
            <w:r w:rsidRPr="000A6BB7">
              <w:rPr>
                <w:rStyle w:val="Hyperlink"/>
                <w:noProof/>
              </w:rPr>
              <w:fldChar w:fldCharType="end"/>
            </w:r>
          </w:ins>
        </w:p>
        <w:p w14:paraId="56DEBEEF" w14:textId="09FD6BE5" w:rsidR="005013A4" w:rsidRDefault="005013A4">
          <w:pPr>
            <w:pStyle w:val="TOC2"/>
            <w:tabs>
              <w:tab w:val="left" w:pos="960"/>
              <w:tab w:val="right" w:leader="dot" w:pos="8494"/>
            </w:tabs>
            <w:rPr>
              <w:ins w:id="206" w:author="Gonçalo Brandão" w:date="2026-07-10T02:43:00Z" w16du:dateUtc="2026-07-10T01:43:00Z"/>
              <w:rFonts w:asciiTheme="minorHAnsi" w:eastAsiaTheme="minorEastAsia" w:hAnsiTheme="minorHAnsi"/>
              <w:noProof/>
              <w:kern w:val="2"/>
              <w:sz w:val="24"/>
              <w:szCs w:val="24"/>
              <w:lang w:val="en-US"/>
              <w14:ligatures w14:val="standardContextual"/>
            </w:rPr>
          </w:pPr>
          <w:ins w:id="20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"_Toc234543880"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14.1.</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Proteção do </w:t>
            </w:r>
            <w:r w:rsidRPr="000A6BB7">
              <w:rPr>
                <w:rStyle w:val="Hyperlink"/>
                <w:i/>
                <w:iCs/>
                <w:noProof/>
              </w:rPr>
              <w:t>token</w:t>
            </w:r>
            <w:r w:rsidRPr="000A6BB7">
              <w:rPr>
                <w:rStyle w:val="Hyperlink"/>
                <w:noProof/>
              </w:rPr>
              <w:t xml:space="preserve"> temporário</w:t>
            </w:r>
            <w:r>
              <w:rPr>
                <w:noProof/>
                <w:webHidden/>
              </w:rPr>
              <w:tab/>
            </w:r>
            <w:r>
              <w:rPr>
                <w:noProof/>
                <w:webHidden/>
              </w:rPr>
              <w:fldChar w:fldCharType="begin"/>
            </w:r>
            <w:r>
              <w:rPr>
                <w:noProof/>
                <w:webHidden/>
              </w:rPr>
              <w:instrText xml:space="preserve"> PAGEREF _Toc234543880 \h </w:instrText>
            </w:r>
          </w:ins>
          <w:r>
            <w:rPr>
              <w:noProof/>
              <w:webHidden/>
            </w:rPr>
          </w:r>
          <w:ins w:id="208" w:author="Gonçalo Brandão" w:date="2026-07-10T02:43:00Z" w16du:dateUtc="2026-07-10T01:43:00Z">
            <w:r>
              <w:rPr>
                <w:noProof/>
                <w:webHidden/>
              </w:rPr>
              <w:fldChar w:fldCharType="separate"/>
            </w:r>
            <w:r>
              <w:rPr>
                <w:noProof/>
                <w:webHidden/>
              </w:rPr>
              <w:t>41</w:t>
            </w:r>
            <w:r>
              <w:rPr>
                <w:noProof/>
                <w:webHidden/>
              </w:rPr>
              <w:fldChar w:fldCharType="end"/>
            </w:r>
            <w:r w:rsidRPr="000A6BB7">
              <w:rPr>
                <w:rStyle w:val="Hyperlink"/>
                <w:noProof/>
              </w:rPr>
              <w:fldChar w:fldCharType="end"/>
            </w:r>
          </w:ins>
        </w:p>
        <w:p w14:paraId="3A4FB59C" w14:textId="3B776109" w:rsidR="005013A4" w:rsidRDefault="005013A4">
          <w:pPr>
            <w:pStyle w:val="TOC2"/>
            <w:tabs>
              <w:tab w:val="left" w:pos="960"/>
              <w:tab w:val="right" w:leader="dot" w:pos="8494"/>
            </w:tabs>
            <w:rPr>
              <w:ins w:id="209" w:author="Gonçalo Brandão" w:date="2026-07-10T02:43:00Z" w16du:dateUtc="2026-07-10T01:43:00Z"/>
              <w:rFonts w:asciiTheme="minorHAnsi" w:eastAsiaTheme="minorEastAsia" w:hAnsiTheme="minorHAnsi"/>
              <w:noProof/>
              <w:kern w:val="2"/>
              <w:sz w:val="24"/>
              <w:szCs w:val="24"/>
              <w:lang w:val="en-US"/>
              <w14:ligatures w14:val="standardContextual"/>
            </w:rPr>
          </w:pPr>
          <w:ins w:id="21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"_Toc234543881"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14.2.</w:t>
            </w:r>
            <w:r>
              <w:rPr>
                <w:rFonts w:asciiTheme="minorHAnsi" w:eastAsiaTheme="minorEastAsia" w:hAnsiTheme="minorHAnsi"/>
                <w:noProof/>
                <w:kern w:val="2"/>
                <w:sz w:val="24"/>
                <w:szCs w:val="24"/>
                <w:lang w:val="en-US"/>
                <w14:ligatures w14:val="standardContextual"/>
              </w:rPr>
              <w:tab/>
            </w:r>
            <w:r w:rsidRPr="000A6BB7">
              <w:rPr>
                <w:rStyle w:val="Hyperlink"/>
                <w:noProof/>
              </w:rPr>
              <w:t>Superfície de exposição do acesso externo</w:t>
            </w:r>
            <w:r>
              <w:rPr>
                <w:noProof/>
                <w:webHidden/>
              </w:rPr>
              <w:tab/>
            </w:r>
            <w:r>
              <w:rPr>
                <w:noProof/>
                <w:webHidden/>
              </w:rPr>
              <w:fldChar w:fldCharType="begin"/>
            </w:r>
            <w:r>
              <w:rPr>
                <w:noProof/>
                <w:webHidden/>
              </w:rPr>
              <w:instrText xml:space="preserve"> PAGEREF _Toc234543881 \h </w:instrText>
            </w:r>
          </w:ins>
          <w:r>
            <w:rPr>
              <w:noProof/>
              <w:webHidden/>
            </w:rPr>
          </w:r>
          <w:ins w:id="211" w:author="Gonçalo Brandão" w:date="2026-07-10T02:43:00Z" w16du:dateUtc="2026-07-10T01:43:00Z">
            <w:r>
              <w:rPr>
                <w:noProof/>
                <w:webHidden/>
              </w:rPr>
              <w:fldChar w:fldCharType="separate"/>
            </w:r>
            <w:r>
              <w:rPr>
                <w:noProof/>
                <w:webHidden/>
              </w:rPr>
              <w:t>41</w:t>
            </w:r>
            <w:r>
              <w:rPr>
                <w:noProof/>
                <w:webHidden/>
              </w:rPr>
              <w:fldChar w:fldCharType="end"/>
            </w:r>
            <w:r w:rsidRPr="000A6BB7">
              <w:rPr>
                <w:rStyle w:val="Hyperlink"/>
                <w:noProof/>
              </w:rPr>
              <w:fldChar w:fldCharType="end"/>
            </w:r>
          </w:ins>
        </w:p>
        <w:p w14:paraId="1EF6F2E6" w14:textId="3A83121B" w:rsidR="005013A4" w:rsidRDefault="005013A4">
          <w:pPr>
            <w:pStyle w:val="TOC2"/>
            <w:tabs>
              <w:tab w:val="left" w:pos="960"/>
              <w:tab w:val="right" w:leader="dot" w:pos="8494"/>
            </w:tabs>
            <w:rPr>
              <w:ins w:id="212" w:author="Gonçalo Brandão" w:date="2026-07-10T02:43:00Z" w16du:dateUtc="2026-07-10T01:43:00Z"/>
              <w:rFonts w:asciiTheme="minorHAnsi" w:eastAsiaTheme="minorEastAsia" w:hAnsiTheme="minorHAnsi"/>
              <w:noProof/>
              <w:kern w:val="2"/>
              <w:sz w:val="24"/>
              <w:szCs w:val="24"/>
              <w:lang w:val="en-US"/>
              <w14:ligatures w14:val="standardContextual"/>
            </w:rPr>
          </w:pPr>
          <w:ins w:id="213" w:author="Gonçalo Brandão" w:date="2026-07-10T02:43:00Z" w16du:dateUtc="2026-07-10T01:43:00Z">
            <w:r w:rsidRPr="000A6BB7">
              <w:rPr>
                <w:rStyle w:val="Hyperlink"/>
                <w:noProof/>
              </w:rPr>
              <w:lastRenderedPageBreak/>
              <w:fldChar w:fldCharType="begin"/>
            </w:r>
            <w:r w:rsidRPr="000A6BB7">
              <w:rPr>
                <w:rStyle w:val="Hyperlink"/>
                <w:noProof/>
              </w:rPr>
              <w:instrText xml:space="preserve"> </w:instrText>
            </w:r>
            <w:r>
              <w:rPr>
                <w:noProof/>
              </w:rPr>
              <w:instrText>HYPERLINK \l "_Toc234543882"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14.3.</w:t>
            </w:r>
            <w:r>
              <w:rPr>
                <w:rFonts w:asciiTheme="minorHAnsi" w:eastAsiaTheme="minorEastAsia" w:hAnsiTheme="minorHAnsi"/>
                <w:noProof/>
                <w:kern w:val="2"/>
                <w:sz w:val="24"/>
                <w:szCs w:val="24"/>
                <w:lang w:val="en-US"/>
                <w14:ligatures w14:val="standardContextual"/>
              </w:rPr>
              <w:tab/>
            </w:r>
            <w:r w:rsidRPr="000A6BB7">
              <w:rPr>
                <w:rStyle w:val="Hyperlink"/>
                <w:noProof/>
              </w:rPr>
              <w:t>Validação e sanitização de dados recebidos do cliente externo</w:t>
            </w:r>
            <w:r>
              <w:rPr>
                <w:noProof/>
                <w:webHidden/>
              </w:rPr>
              <w:tab/>
            </w:r>
            <w:r>
              <w:rPr>
                <w:noProof/>
                <w:webHidden/>
              </w:rPr>
              <w:fldChar w:fldCharType="begin"/>
            </w:r>
            <w:r>
              <w:rPr>
                <w:noProof/>
                <w:webHidden/>
              </w:rPr>
              <w:instrText xml:space="preserve"> PAGEREF _Toc234543882 \h </w:instrText>
            </w:r>
          </w:ins>
          <w:r>
            <w:rPr>
              <w:noProof/>
              <w:webHidden/>
            </w:rPr>
          </w:r>
          <w:ins w:id="214" w:author="Gonçalo Brandão" w:date="2026-07-10T02:43:00Z" w16du:dateUtc="2026-07-10T01:43:00Z">
            <w:r>
              <w:rPr>
                <w:noProof/>
                <w:webHidden/>
              </w:rPr>
              <w:fldChar w:fldCharType="separate"/>
            </w:r>
            <w:r>
              <w:rPr>
                <w:noProof/>
                <w:webHidden/>
              </w:rPr>
              <w:t>41</w:t>
            </w:r>
            <w:r>
              <w:rPr>
                <w:noProof/>
                <w:webHidden/>
              </w:rPr>
              <w:fldChar w:fldCharType="end"/>
            </w:r>
            <w:r w:rsidRPr="000A6BB7">
              <w:rPr>
                <w:rStyle w:val="Hyperlink"/>
                <w:noProof/>
              </w:rPr>
              <w:fldChar w:fldCharType="end"/>
            </w:r>
          </w:ins>
        </w:p>
        <w:p w14:paraId="02D11123" w14:textId="1631FCB4" w:rsidR="005013A4" w:rsidRDefault="005013A4">
          <w:pPr>
            <w:pStyle w:val="TOC2"/>
            <w:tabs>
              <w:tab w:val="left" w:pos="960"/>
              <w:tab w:val="right" w:leader="dot" w:pos="8494"/>
            </w:tabs>
            <w:rPr>
              <w:ins w:id="215" w:author="Gonçalo Brandão" w:date="2026-07-10T02:43:00Z" w16du:dateUtc="2026-07-10T01:43:00Z"/>
              <w:rFonts w:asciiTheme="minorHAnsi" w:eastAsiaTheme="minorEastAsia" w:hAnsiTheme="minorHAnsi"/>
              <w:noProof/>
              <w:kern w:val="2"/>
              <w:sz w:val="24"/>
              <w:szCs w:val="24"/>
              <w:lang w:val="en-US"/>
              <w14:ligatures w14:val="standardContextual"/>
            </w:rPr>
          </w:pPr>
          <w:ins w:id="21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"_Toc234543883"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14.4.</w:t>
            </w:r>
            <w:r>
              <w:rPr>
                <w:rFonts w:asciiTheme="minorHAnsi" w:eastAsiaTheme="minorEastAsia" w:hAnsiTheme="minorHAnsi"/>
                <w:noProof/>
                <w:kern w:val="2"/>
                <w:sz w:val="24"/>
                <w:szCs w:val="24"/>
                <w:lang w:val="en-US"/>
                <w14:ligatures w14:val="standardContextual"/>
              </w:rPr>
              <w:tab/>
            </w:r>
            <w:r w:rsidRPr="000A6BB7">
              <w:rPr>
                <w:rStyle w:val="Hyperlink"/>
                <w:noProof/>
              </w:rPr>
              <w:t>Considerações sobre privacidade dos dados de avaliação</w:t>
            </w:r>
            <w:r>
              <w:rPr>
                <w:noProof/>
                <w:webHidden/>
              </w:rPr>
              <w:tab/>
            </w:r>
            <w:r>
              <w:rPr>
                <w:noProof/>
                <w:webHidden/>
              </w:rPr>
              <w:fldChar w:fldCharType="begin"/>
            </w:r>
            <w:r>
              <w:rPr>
                <w:noProof/>
                <w:webHidden/>
              </w:rPr>
              <w:instrText xml:space="preserve"> PAGEREF _Toc234543883 \h </w:instrText>
            </w:r>
          </w:ins>
          <w:r>
            <w:rPr>
              <w:noProof/>
              <w:webHidden/>
            </w:rPr>
          </w:r>
          <w:ins w:id="217" w:author="Gonçalo Brandão" w:date="2026-07-10T02:43:00Z" w16du:dateUtc="2026-07-10T01:43:00Z">
            <w:r>
              <w:rPr>
                <w:noProof/>
                <w:webHidden/>
              </w:rPr>
              <w:fldChar w:fldCharType="separate"/>
            </w:r>
            <w:r>
              <w:rPr>
                <w:noProof/>
                <w:webHidden/>
              </w:rPr>
              <w:t>42</w:t>
            </w:r>
            <w:r>
              <w:rPr>
                <w:noProof/>
                <w:webHidden/>
              </w:rPr>
              <w:fldChar w:fldCharType="end"/>
            </w:r>
            <w:r w:rsidRPr="000A6BB7">
              <w:rPr>
                <w:rStyle w:val="Hyperlink"/>
                <w:noProof/>
              </w:rPr>
              <w:fldChar w:fldCharType="end"/>
            </w:r>
          </w:ins>
        </w:p>
        <w:p w14:paraId="298B2C4E" w14:textId="351126D2" w:rsidR="005013A4" w:rsidRDefault="005013A4">
          <w:pPr>
            <w:pStyle w:val="TOC1"/>
            <w:tabs>
              <w:tab w:val="left" w:pos="720"/>
              <w:tab w:val="right" w:leader="dot" w:pos="8494"/>
            </w:tabs>
            <w:rPr>
              <w:ins w:id="218" w:author="Gonçalo Brandão" w:date="2026-07-10T02:43:00Z" w16du:dateUtc="2026-07-10T01:43:00Z"/>
              <w:rFonts w:asciiTheme="minorHAnsi" w:eastAsiaTheme="minorEastAsia" w:hAnsiTheme="minorHAnsi"/>
              <w:noProof/>
              <w:kern w:val="2"/>
              <w:sz w:val="24"/>
              <w:szCs w:val="24"/>
              <w:lang w:val="en-US"/>
              <w14:ligatures w14:val="standardContextual"/>
            </w:rPr>
          </w:pPr>
          <w:ins w:id="21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"_Toc234543884"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15.</w:t>
            </w:r>
            <w:r>
              <w:rPr>
                <w:rFonts w:asciiTheme="minorHAnsi" w:eastAsiaTheme="minorEastAsia" w:hAnsiTheme="minorHAnsi"/>
                <w:noProof/>
                <w:kern w:val="2"/>
                <w:sz w:val="24"/>
                <w:szCs w:val="24"/>
                <w:lang w:val="en-US"/>
                <w14:ligatures w14:val="standardContextual"/>
              </w:rPr>
              <w:tab/>
            </w:r>
            <w:r w:rsidRPr="000A6BB7">
              <w:rPr>
                <w:rStyle w:val="Hyperlink"/>
                <w:noProof/>
              </w:rPr>
              <w:t>Resultados</w:t>
            </w:r>
            <w:r>
              <w:rPr>
                <w:noProof/>
                <w:webHidden/>
              </w:rPr>
              <w:tab/>
            </w:r>
            <w:r>
              <w:rPr>
                <w:noProof/>
                <w:webHidden/>
              </w:rPr>
              <w:fldChar w:fldCharType="begin"/>
            </w:r>
            <w:r>
              <w:rPr>
                <w:noProof/>
                <w:webHidden/>
              </w:rPr>
              <w:instrText xml:space="preserve"> PAGEREF _Toc234543884 \h </w:instrText>
            </w:r>
          </w:ins>
          <w:r>
            <w:rPr>
              <w:noProof/>
              <w:webHidden/>
            </w:rPr>
          </w:r>
          <w:ins w:id="220" w:author="Gonçalo Brandão" w:date="2026-07-10T02:43:00Z" w16du:dateUtc="2026-07-10T01:43:00Z">
            <w:r>
              <w:rPr>
                <w:noProof/>
                <w:webHidden/>
              </w:rPr>
              <w:fldChar w:fldCharType="separate"/>
            </w:r>
            <w:r>
              <w:rPr>
                <w:noProof/>
                <w:webHidden/>
              </w:rPr>
              <w:t>42</w:t>
            </w:r>
            <w:r>
              <w:rPr>
                <w:noProof/>
                <w:webHidden/>
              </w:rPr>
              <w:fldChar w:fldCharType="end"/>
            </w:r>
            <w:r w:rsidRPr="000A6BB7">
              <w:rPr>
                <w:rStyle w:val="Hyperlink"/>
                <w:noProof/>
              </w:rPr>
              <w:fldChar w:fldCharType="end"/>
            </w:r>
          </w:ins>
        </w:p>
        <w:p w14:paraId="5B2F75D7" w14:textId="3A77F3B2" w:rsidR="005013A4" w:rsidRDefault="005013A4">
          <w:pPr>
            <w:pStyle w:val="TOC2"/>
            <w:tabs>
              <w:tab w:val="left" w:pos="960"/>
              <w:tab w:val="right" w:leader="dot" w:pos="8494"/>
            </w:tabs>
            <w:rPr>
              <w:ins w:id="221" w:author="Gonçalo Brandão" w:date="2026-07-10T02:43:00Z" w16du:dateUtc="2026-07-10T01:43:00Z"/>
              <w:rFonts w:asciiTheme="minorHAnsi" w:eastAsiaTheme="minorEastAsia" w:hAnsiTheme="minorHAnsi"/>
              <w:noProof/>
              <w:kern w:val="2"/>
              <w:sz w:val="24"/>
              <w:szCs w:val="24"/>
              <w:lang w:val="en-US"/>
              <w14:ligatures w14:val="standardContextual"/>
            </w:rPr>
          </w:pPr>
          <w:ins w:id="22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"_Toc234543885"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15.1.</w:t>
            </w:r>
            <w:r>
              <w:rPr>
                <w:rFonts w:asciiTheme="minorHAnsi" w:eastAsiaTheme="minorEastAsia" w:hAnsiTheme="minorHAnsi"/>
                <w:noProof/>
                <w:kern w:val="2"/>
                <w:sz w:val="24"/>
                <w:szCs w:val="24"/>
                <w:lang w:val="en-US"/>
                <w14:ligatures w14:val="standardContextual"/>
              </w:rPr>
              <w:tab/>
            </w:r>
            <w:r w:rsidRPr="000A6BB7">
              <w:rPr>
                <w:rStyle w:val="Hyperlink"/>
                <w:noProof/>
              </w:rPr>
              <w:t>Demonstração do fluxo completo</w:t>
            </w:r>
            <w:r>
              <w:rPr>
                <w:noProof/>
                <w:webHidden/>
              </w:rPr>
              <w:tab/>
            </w:r>
            <w:r>
              <w:rPr>
                <w:noProof/>
                <w:webHidden/>
              </w:rPr>
              <w:fldChar w:fldCharType="begin"/>
            </w:r>
            <w:r>
              <w:rPr>
                <w:noProof/>
                <w:webHidden/>
              </w:rPr>
              <w:instrText xml:space="preserve"> PAGEREF _Toc234543885 \h </w:instrText>
            </w:r>
          </w:ins>
          <w:r>
            <w:rPr>
              <w:noProof/>
              <w:webHidden/>
            </w:rPr>
          </w:r>
          <w:ins w:id="223" w:author="Gonçalo Brandão" w:date="2026-07-10T02:43:00Z" w16du:dateUtc="2026-07-10T01:43:00Z">
            <w:r>
              <w:rPr>
                <w:noProof/>
                <w:webHidden/>
              </w:rPr>
              <w:fldChar w:fldCharType="separate"/>
            </w:r>
            <w:r>
              <w:rPr>
                <w:noProof/>
                <w:webHidden/>
              </w:rPr>
              <w:t>42</w:t>
            </w:r>
            <w:r>
              <w:rPr>
                <w:noProof/>
                <w:webHidden/>
              </w:rPr>
              <w:fldChar w:fldCharType="end"/>
            </w:r>
            <w:r w:rsidRPr="000A6BB7">
              <w:rPr>
                <w:rStyle w:val="Hyperlink"/>
                <w:noProof/>
              </w:rPr>
              <w:fldChar w:fldCharType="end"/>
            </w:r>
          </w:ins>
        </w:p>
        <w:p w14:paraId="46C8B137" w14:textId="1BC08AD8" w:rsidR="005013A4" w:rsidRDefault="005013A4">
          <w:pPr>
            <w:pStyle w:val="TOC2"/>
            <w:tabs>
              <w:tab w:val="left" w:pos="960"/>
              <w:tab w:val="right" w:leader="dot" w:pos="8494"/>
            </w:tabs>
            <w:rPr>
              <w:ins w:id="224" w:author="Gonçalo Brandão" w:date="2026-07-10T02:43:00Z" w16du:dateUtc="2026-07-10T01:43:00Z"/>
              <w:rFonts w:asciiTheme="minorHAnsi" w:eastAsiaTheme="minorEastAsia" w:hAnsiTheme="minorHAnsi"/>
              <w:noProof/>
              <w:kern w:val="2"/>
              <w:sz w:val="24"/>
              <w:szCs w:val="24"/>
              <w:lang w:val="en-US"/>
              <w14:ligatures w14:val="standardContextual"/>
            </w:rPr>
          </w:pPr>
          <w:ins w:id="22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"_Toc234543888"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15.2.</w:t>
            </w:r>
            <w:r>
              <w:rPr>
                <w:rFonts w:asciiTheme="minorHAnsi" w:eastAsiaTheme="minorEastAsia" w:hAnsiTheme="minorHAnsi"/>
                <w:noProof/>
                <w:kern w:val="2"/>
                <w:sz w:val="24"/>
                <w:szCs w:val="24"/>
                <w:lang w:val="en-US"/>
                <w14:ligatures w14:val="standardContextual"/>
              </w:rPr>
              <w:tab/>
            </w:r>
            <w:r w:rsidRPr="000A6BB7">
              <w:rPr>
                <w:rStyle w:val="Hyperlink"/>
                <w:noProof/>
              </w:rPr>
              <w:t>Análise dos dados recolhidos</w:t>
            </w:r>
            <w:r>
              <w:rPr>
                <w:noProof/>
                <w:webHidden/>
              </w:rPr>
              <w:tab/>
            </w:r>
            <w:r>
              <w:rPr>
                <w:noProof/>
                <w:webHidden/>
              </w:rPr>
              <w:fldChar w:fldCharType="begin"/>
            </w:r>
            <w:r>
              <w:rPr>
                <w:noProof/>
                <w:webHidden/>
              </w:rPr>
              <w:instrText xml:space="preserve"> PAGEREF _Toc234543888 \h </w:instrText>
            </w:r>
          </w:ins>
          <w:r>
            <w:rPr>
              <w:noProof/>
              <w:webHidden/>
            </w:rPr>
          </w:r>
          <w:ins w:id="226" w:author="Gonçalo Brandão" w:date="2026-07-10T02:43:00Z" w16du:dateUtc="2026-07-10T01:43:00Z">
            <w:r>
              <w:rPr>
                <w:noProof/>
                <w:webHidden/>
              </w:rPr>
              <w:fldChar w:fldCharType="separate"/>
            </w:r>
            <w:r>
              <w:rPr>
                <w:noProof/>
                <w:webHidden/>
              </w:rPr>
              <w:t>43</w:t>
            </w:r>
            <w:r>
              <w:rPr>
                <w:noProof/>
                <w:webHidden/>
              </w:rPr>
              <w:fldChar w:fldCharType="end"/>
            </w:r>
            <w:r w:rsidRPr="000A6BB7">
              <w:rPr>
                <w:rStyle w:val="Hyperlink"/>
                <w:noProof/>
              </w:rPr>
              <w:fldChar w:fldCharType="end"/>
            </w:r>
          </w:ins>
        </w:p>
        <w:p w14:paraId="1C436B57" w14:textId="15BF2791" w:rsidR="005013A4" w:rsidRDefault="005013A4">
          <w:pPr>
            <w:pStyle w:val="TOC2"/>
            <w:tabs>
              <w:tab w:val="left" w:pos="960"/>
              <w:tab w:val="right" w:leader="dot" w:pos="8494"/>
            </w:tabs>
            <w:rPr>
              <w:ins w:id="227" w:author="Gonçalo Brandão" w:date="2026-07-10T02:43:00Z" w16du:dateUtc="2026-07-10T01:43:00Z"/>
              <w:rFonts w:asciiTheme="minorHAnsi" w:eastAsiaTheme="minorEastAsia" w:hAnsiTheme="minorHAnsi"/>
              <w:noProof/>
              <w:kern w:val="2"/>
              <w:sz w:val="24"/>
              <w:szCs w:val="24"/>
              <w:lang w:val="en-US"/>
              <w14:ligatures w14:val="standardContextual"/>
            </w:rPr>
          </w:pPr>
          <w:ins w:id="22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"_Toc234543889"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15.3.</w:t>
            </w:r>
            <w:r>
              <w:rPr>
                <w:rFonts w:asciiTheme="minorHAnsi" w:eastAsiaTheme="minorEastAsia" w:hAnsiTheme="minorHAnsi"/>
                <w:noProof/>
                <w:kern w:val="2"/>
                <w:sz w:val="24"/>
                <w:szCs w:val="24"/>
                <w:lang w:val="en-US"/>
                <w14:ligatures w14:val="standardContextual"/>
              </w:rPr>
              <w:tab/>
            </w:r>
            <w:r w:rsidRPr="000A6BB7">
              <w:rPr>
                <w:rStyle w:val="Hyperlink"/>
                <w:noProof/>
              </w:rPr>
              <w:t>Impacto esperado no processo de avaliação de clientes</w:t>
            </w:r>
            <w:r>
              <w:rPr>
                <w:noProof/>
                <w:webHidden/>
              </w:rPr>
              <w:tab/>
            </w:r>
            <w:r>
              <w:rPr>
                <w:noProof/>
                <w:webHidden/>
              </w:rPr>
              <w:fldChar w:fldCharType="begin"/>
            </w:r>
            <w:r>
              <w:rPr>
                <w:noProof/>
                <w:webHidden/>
              </w:rPr>
              <w:instrText xml:space="preserve"> PAGEREF _Toc234543889 \h </w:instrText>
            </w:r>
          </w:ins>
          <w:r>
            <w:rPr>
              <w:noProof/>
              <w:webHidden/>
            </w:rPr>
          </w:r>
          <w:ins w:id="229" w:author="Gonçalo Brandão" w:date="2026-07-10T02:43:00Z" w16du:dateUtc="2026-07-10T01:43:00Z">
            <w:r>
              <w:rPr>
                <w:noProof/>
                <w:webHidden/>
              </w:rPr>
              <w:fldChar w:fldCharType="separate"/>
            </w:r>
            <w:r>
              <w:rPr>
                <w:noProof/>
                <w:webHidden/>
              </w:rPr>
              <w:t>43</w:t>
            </w:r>
            <w:r>
              <w:rPr>
                <w:noProof/>
                <w:webHidden/>
              </w:rPr>
              <w:fldChar w:fldCharType="end"/>
            </w:r>
            <w:r w:rsidRPr="000A6BB7">
              <w:rPr>
                <w:rStyle w:val="Hyperlink"/>
                <w:noProof/>
              </w:rPr>
              <w:fldChar w:fldCharType="end"/>
            </w:r>
          </w:ins>
        </w:p>
        <w:p w14:paraId="6179B2B5" w14:textId="5E78C276" w:rsidR="005013A4" w:rsidRDefault="005013A4">
          <w:pPr>
            <w:pStyle w:val="TOC2"/>
            <w:tabs>
              <w:tab w:val="left" w:pos="960"/>
              <w:tab w:val="right" w:leader="dot" w:pos="8494"/>
            </w:tabs>
            <w:rPr>
              <w:ins w:id="230" w:author="Gonçalo Brandão" w:date="2026-07-10T02:43:00Z" w16du:dateUtc="2026-07-10T01:43:00Z"/>
              <w:rFonts w:asciiTheme="minorHAnsi" w:eastAsiaTheme="minorEastAsia" w:hAnsiTheme="minorHAnsi"/>
              <w:noProof/>
              <w:kern w:val="2"/>
              <w:sz w:val="24"/>
              <w:szCs w:val="24"/>
              <w:lang w:val="en-US"/>
              <w14:ligatures w14:val="standardContextual"/>
            </w:rPr>
          </w:pPr>
          <w:ins w:id="23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15.4.</w:t>
            </w:r>
            <w:r>
              <w:rPr>
                <w:rFonts w:asciiTheme="minorHAnsi" w:eastAsiaTheme="minorEastAsia" w:hAnsiTheme="minorHAnsi"/>
                <w:noProof/>
                <w:kern w:val="2"/>
                <w:sz w:val="24"/>
                <w:szCs w:val="24"/>
                <w:lang w:val="en-US"/>
                <w14:ligatures w14:val="standardContextual"/>
              </w:rPr>
              <w:tab/>
            </w:r>
            <w:r w:rsidRPr="000A6BB7">
              <w:rPr>
                <w:rStyle w:val="Hyperlink"/>
                <w:noProof/>
              </w:rPr>
              <w:t>Comparação antes e depois</w:t>
            </w:r>
            <w:r>
              <w:rPr>
                <w:noProof/>
                <w:webHidden/>
              </w:rPr>
              <w:tab/>
            </w:r>
            <w:r>
              <w:rPr>
                <w:noProof/>
                <w:webHidden/>
              </w:rPr>
              <w:fldChar w:fldCharType="begin"/>
            </w:r>
            <w:r>
              <w:rPr>
                <w:noProof/>
                <w:webHidden/>
              </w:rPr>
              <w:instrText xml:space="preserve"> PAGEREF _Toc234543890 \h </w:instrText>
            </w:r>
          </w:ins>
          <w:r>
            <w:rPr>
              <w:noProof/>
              <w:webHidden/>
            </w:rPr>
          </w:r>
          <w:ins w:id="232" w:author="Gonçalo Brandão" w:date="2026-07-10T02:43:00Z" w16du:dateUtc="2026-07-10T01:43:00Z">
            <w:r>
              <w:rPr>
                <w:noProof/>
                <w:webHidden/>
              </w:rPr>
              <w:fldChar w:fldCharType="separate"/>
            </w:r>
            <w:r>
              <w:rPr>
                <w:noProof/>
                <w:webHidden/>
              </w:rPr>
              <w:t>43</w:t>
            </w:r>
            <w:r>
              <w:rPr>
                <w:noProof/>
                <w:webHidden/>
              </w:rPr>
              <w:fldChar w:fldCharType="end"/>
            </w:r>
            <w:r w:rsidRPr="000A6BB7">
              <w:rPr>
                <w:rStyle w:val="Hyperlink"/>
                <w:noProof/>
              </w:rPr>
              <w:fldChar w:fldCharType="end"/>
            </w:r>
          </w:ins>
        </w:p>
        <w:p w14:paraId="14C9BC3F" w14:textId="0F73EBB0" w:rsidR="005013A4" w:rsidRDefault="005013A4">
          <w:pPr>
            <w:pStyle w:val="TOC1"/>
            <w:tabs>
              <w:tab w:val="left" w:pos="720"/>
              <w:tab w:val="right" w:leader="dot" w:pos="8494"/>
            </w:tabs>
            <w:rPr>
              <w:ins w:id="233" w:author="Gonçalo Brandão" w:date="2026-07-10T02:43:00Z" w16du:dateUtc="2026-07-10T01:43:00Z"/>
              <w:rFonts w:asciiTheme="minorHAnsi" w:eastAsiaTheme="minorEastAsia" w:hAnsiTheme="minorHAnsi"/>
              <w:noProof/>
              <w:kern w:val="2"/>
              <w:sz w:val="24"/>
              <w:szCs w:val="24"/>
              <w:lang w:val="en-US"/>
              <w14:ligatures w14:val="standardContextual"/>
            </w:rPr>
          </w:pPr>
          <w:ins w:id="234"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"_Toc234543891"</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16.</w:t>
            </w:r>
            <w:r>
              <w:rPr>
                <w:rFonts w:asciiTheme="minorHAnsi" w:eastAsiaTheme="minorEastAsia" w:hAnsiTheme="minorHAnsi"/>
                <w:noProof/>
                <w:kern w:val="2"/>
                <w:sz w:val="24"/>
                <w:szCs w:val="24"/>
                <w:lang w:val="en-US"/>
                <w14:ligatures w14:val="standardContextual"/>
              </w:rPr>
              <w:tab/>
            </w:r>
            <w:r w:rsidRPr="000A6BB7">
              <w:rPr>
                <w:rStyle w:val="Hyperlink"/>
                <w:noProof/>
              </w:rPr>
              <w:t xml:space="preserve">Dificuldades encontradas e decisões de </w:t>
            </w:r>
            <w:r w:rsidRPr="000A6BB7">
              <w:rPr>
                <w:rStyle w:val="Hyperlink"/>
                <w:i/>
                <w:iCs/>
                <w:noProof/>
              </w:rPr>
              <w:t>design</w:t>
            </w:r>
            <w:r>
              <w:rPr>
                <w:noProof/>
                <w:webHidden/>
              </w:rPr>
              <w:tab/>
            </w:r>
            <w:r>
              <w:rPr>
                <w:noProof/>
                <w:webHidden/>
              </w:rPr>
              <w:fldChar w:fldCharType="begin"/>
            </w:r>
            <w:r>
              <w:rPr>
                <w:noProof/>
                <w:webHidden/>
              </w:rPr>
              <w:instrText xml:space="preserve"> PAGEREF _Toc234543891 \h </w:instrText>
            </w:r>
          </w:ins>
          <w:r>
            <w:rPr>
              <w:noProof/>
              <w:webHidden/>
            </w:rPr>
          </w:r>
          <w:ins w:id="235" w:author="Gonçalo Brandão" w:date="2026-07-10T02:43:00Z" w16du:dateUtc="2026-07-10T01:43:00Z">
            <w:r>
              <w:rPr>
                <w:noProof/>
                <w:webHidden/>
              </w:rPr>
              <w:fldChar w:fldCharType="separate"/>
            </w:r>
            <w:r>
              <w:rPr>
                <w:noProof/>
                <w:webHidden/>
              </w:rPr>
              <w:t>44</w:t>
            </w:r>
            <w:r>
              <w:rPr>
                <w:noProof/>
                <w:webHidden/>
              </w:rPr>
              <w:fldChar w:fldCharType="end"/>
            </w:r>
            <w:r w:rsidRPr="000A6BB7">
              <w:rPr>
                <w:rStyle w:val="Hyperlink"/>
                <w:noProof/>
              </w:rPr>
              <w:fldChar w:fldCharType="end"/>
            </w:r>
          </w:ins>
        </w:p>
        <w:p w14:paraId="1A478558" w14:textId="51CE10BB" w:rsidR="005013A4" w:rsidRDefault="005013A4">
          <w:pPr>
            <w:pStyle w:val="TOC2"/>
            <w:tabs>
              <w:tab w:val="left" w:pos="960"/>
              <w:tab w:val="right" w:leader="dot" w:pos="8494"/>
            </w:tabs>
            <w:rPr>
              <w:ins w:id="236" w:author="Gonçalo Brandão" w:date="2026-07-10T02:43:00Z" w16du:dateUtc="2026-07-10T01:43:00Z"/>
              <w:rFonts w:asciiTheme="minorHAnsi" w:eastAsiaTheme="minorEastAsia" w:hAnsiTheme="minorHAnsi"/>
              <w:noProof/>
              <w:kern w:val="2"/>
              <w:sz w:val="24"/>
              <w:szCs w:val="24"/>
              <w:lang w:val="en-US"/>
              <w14:ligatures w14:val="standardContextual"/>
            </w:rPr>
          </w:pPr>
          <w:ins w:id="237"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"_Toc234543892"</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16.1.</w:t>
            </w:r>
            <w:r>
              <w:rPr>
                <w:rFonts w:asciiTheme="minorHAnsi" w:eastAsiaTheme="minorEastAsia" w:hAnsiTheme="minorHAnsi"/>
                <w:noProof/>
                <w:kern w:val="2"/>
                <w:sz w:val="24"/>
                <w:szCs w:val="24"/>
                <w:lang w:val="en-US"/>
                <w14:ligatures w14:val="standardContextual"/>
              </w:rPr>
              <w:tab/>
            </w:r>
            <w:r w:rsidRPr="000A6BB7">
              <w:rPr>
                <w:rStyle w:val="Hyperlink"/>
                <w:noProof/>
              </w:rPr>
              <w:t>Trade-offs arquiteturais (TPH versus TPT para as entidades de acesso externo)</w:t>
            </w:r>
            <w:r>
              <w:rPr>
                <w:noProof/>
                <w:webHidden/>
              </w:rPr>
              <w:tab/>
            </w:r>
            <w:r>
              <w:rPr>
                <w:noProof/>
                <w:webHidden/>
              </w:rPr>
              <w:fldChar w:fldCharType="begin"/>
            </w:r>
            <w:r>
              <w:rPr>
                <w:noProof/>
                <w:webHidden/>
              </w:rPr>
              <w:instrText xml:space="preserve"> PAGEREF _Toc234543892 \h </w:instrText>
            </w:r>
          </w:ins>
          <w:r>
            <w:rPr>
              <w:noProof/>
              <w:webHidden/>
            </w:rPr>
          </w:r>
          <w:ins w:id="238" w:author="Gonçalo Brandão" w:date="2026-07-10T02:43:00Z" w16du:dateUtc="2026-07-10T01:43:00Z">
            <w:r>
              <w:rPr>
                <w:noProof/>
                <w:webHidden/>
              </w:rPr>
              <w:fldChar w:fldCharType="separate"/>
            </w:r>
            <w:r>
              <w:rPr>
                <w:noProof/>
                <w:webHidden/>
              </w:rPr>
              <w:t>44</w:t>
            </w:r>
            <w:r>
              <w:rPr>
                <w:noProof/>
                <w:webHidden/>
              </w:rPr>
              <w:fldChar w:fldCharType="end"/>
            </w:r>
            <w:r w:rsidRPr="000A6BB7">
              <w:rPr>
                <w:rStyle w:val="Hyperlink"/>
                <w:noProof/>
              </w:rPr>
              <w:fldChar w:fldCharType="end"/>
            </w:r>
          </w:ins>
        </w:p>
        <w:p w14:paraId="44D34D3F" w14:textId="55AF9C80" w:rsidR="005013A4" w:rsidRDefault="005013A4">
          <w:pPr>
            <w:pStyle w:val="TOC2"/>
            <w:tabs>
              <w:tab w:val="left" w:pos="960"/>
              <w:tab w:val="right" w:leader="dot" w:pos="8494"/>
            </w:tabs>
            <w:rPr>
              <w:ins w:id="239" w:author="Gonçalo Brandão" w:date="2026-07-10T02:43:00Z" w16du:dateUtc="2026-07-10T01:43:00Z"/>
              <w:rFonts w:asciiTheme="minorHAnsi" w:eastAsiaTheme="minorEastAsia" w:hAnsiTheme="minorHAnsi"/>
              <w:noProof/>
              <w:kern w:val="2"/>
              <w:sz w:val="24"/>
              <w:szCs w:val="24"/>
              <w:lang w:val="en-US"/>
              <w14:ligatures w14:val="standardContextual"/>
            </w:rPr>
          </w:pPr>
          <w:ins w:id="240"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"_Toc234543893"</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16.2.</w:t>
            </w:r>
            <w:r>
              <w:rPr>
                <w:rFonts w:asciiTheme="minorHAnsi" w:eastAsiaTheme="minorEastAsia" w:hAnsiTheme="minorHAnsi"/>
                <w:noProof/>
                <w:kern w:val="2"/>
                <w:sz w:val="24"/>
                <w:szCs w:val="24"/>
                <w:lang w:val="en-US"/>
                <w14:ligatures w14:val="standardContextual"/>
              </w:rPr>
              <w:tab/>
            </w:r>
            <w:r w:rsidRPr="000A6BB7">
              <w:rPr>
                <w:rStyle w:val="Hyperlink"/>
                <w:i/>
                <w:iCs/>
                <w:noProof/>
              </w:rPr>
              <w:t>Snapshot</w:t>
            </w:r>
            <w:r w:rsidRPr="000A6BB7">
              <w:rPr>
                <w:rStyle w:val="Hyperlink"/>
                <w:noProof/>
              </w:rPr>
              <w:t xml:space="preserve"> JSON versus modelo relacional normalizado</w:t>
            </w:r>
            <w:r>
              <w:rPr>
                <w:noProof/>
                <w:webHidden/>
              </w:rPr>
              <w:tab/>
            </w:r>
            <w:r>
              <w:rPr>
                <w:noProof/>
                <w:webHidden/>
              </w:rPr>
              <w:fldChar w:fldCharType="begin"/>
            </w:r>
            <w:r>
              <w:rPr>
                <w:noProof/>
                <w:webHidden/>
              </w:rPr>
              <w:instrText xml:space="preserve"> PAGEREF _Toc234543893 \h </w:instrText>
            </w:r>
          </w:ins>
          <w:r>
            <w:rPr>
              <w:noProof/>
              <w:webHidden/>
            </w:rPr>
          </w:r>
          <w:ins w:id="241" w:author="Gonçalo Brandão" w:date="2026-07-10T02:43:00Z" w16du:dateUtc="2026-07-10T01:43:00Z">
            <w:r>
              <w:rPr>
                <w:noProof/>
                <w:webHidden/>
              </w:rPr>
              <w:fldChar w:fldCharType="separate"/>
            </w:r>
            <w:r>
              <w:rPr>
                <w:noProof/>
                <w:webHidden/>
              </w:rPr>
              <w:t>44</w:t>
            </w:r>
            <w:r>
              <w:rPr>
                <w:noProof/>
                <w:webHidden/>
              </w:rPr>
              <w:fldChar w:fldCharType="end"/>
            </w:r>
            <w:r w:rsidRPr="000A6BB7">
              <w:rPr>
                <w:rStyle w:val="Hyperlink"/>
                <w:noProof/>
              </w:rPr>
              <w:fldChar w:fldCharType="end"/>
            </w:r>
          </w:ins>
        </w:p>
        <w:p w14:paraId="79474047" w14:textId="073C87D1" w:rsidR="005013A4" w:rsidRDefault="005013A4">
          <w:pPr>
            <w:pStyle w:val="TOC2"/>
            <w:tabs>
              <w:tab w:val="left" w:pos="960"/>
              <w:tab w:val="right" w:leader="dot" w:pos="8494"/>
            </w:tabs>
            <w:rPr>
              <w:ins w:id="242" w:author="Gonçalo Brandão" w:date="2026-07-10T02:43:00Z" w16du:dateUtc="2026-07-10T01:43:00Z"/>
              <w:rFonts w:asciiTheme="minorHAnsi" w:eastAsiaTheme="minorEastAsia" w:hAnsiTheme="minorHAnsi"/>
              <w:noProof/>
              <w:kern w:val="2"/>
              <w:sz w:val="24"/>
              <w:szCs w:val="24"/>
              <w:lang w:val="en-US"/>
              <w14:ligatures w14:val="standardContextual"/>
            </w:rPr>
          </w:pPr>
          <w:ins w:id="243"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"_Toc234543894"</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16.3.</w:t>
            </w:r>
            <w:r>
              <w:rPr>
                <w:rFonts w:asciiTheme="minorHAnsi" w:eastAsiaTheme="minorEastAsia" w:hAnsiTheme="minorHAnsi"/>
                <w:noProof/>
                <w:kern w:val="2"/>
                <w:sz w:val="24"/>
                <w:szCs w:val="24"/>
                <w:lang w:val="en-US"/>
                <w14:ligatures w14:val="standardContextual"/>
              </w:rPr>
              <w:tab/>
            </w:r>
            <w:r w:rsidRPr="000A6BB7">
              <w:rPr>
                <w:rStyle w:val="Hyperlink"/>
                <w:noProof/>
              </w:rPr>
              <w:t>Idempotência e regeneração de token como trade-off de segurança</w:t>
            </w:r>
            <w:r>
              <w:rPr>
                <w:noProof/>
                <w:webHidden/>
              </w:rPr>
              <w:tab/>
            </w:r>
            <w:r>
              <w:rPr>
                <w:noProof/>
                <w:webHidden/>
              </w:rPr>
              <w:fldChar w:fldCharType="begin"/>
            </w:r>
            <w:r>
              <w:rPr>
                <w:noProof/>
                <w:webHidden/>
              </w:rPr>
              <w:instrText xml:space="preserve"> PAGEREF _Toc234543894 \h </w:instrText>
            </w:r>
          </w:ins>
          <w:r>
            <w:rPr>
              <w:noProof/>
              <w:webHidden/>
            </w:rPr>
          </w:r>
          <w:ins w:id="244" w:author="Gonçalo Brandão" w:date="2026-07-10T02:43:00Z" w16du:dateUtc="2026-07-10T01:43:00Z">
            <w:r>
              <w:rPr>
                <w:noProof/>
                <w:webHidden/>
              </w:rPr>
              <w:fldChar w:fldCharType="separate"/>
            </w:r>
            <w:r>
              <w:rPr>
                <w:noProof/>
                <w:webHidden/>
              </w:rPr>
              <w:t>45</w:t>
            </w:r>
            <w:r>
              <w:rPr>
                <w:noProof/>
                <w:webHidden/>
              </w:rPr>
              <w:fldChar w:fldCharType="end"/>
            </w:r>
            <w:r w:rsidRPr="000A6BB7">
              <w:rPr>
                <w:rStyle w:val="Hyperlink"/>
                <w:noProof/>
              </w:rPr>
              <w:fldChar w:fldCharType="end"/>
            </w:r>
          </w:ins>
        </w:p>
        <w:p w14:paraId="3D79CE31" w14:textId="1A7C0BEB" w:rsidR="005013A4" w:rsidRDefault="005013A4">
          <w:pPr>
            <w:pStyle w:val="TOC1"/>
            <w:tabs>
              <w:tab w:val="left" w:pos="720"/>
              <w:tab w:val="right" w:leader="dot" w:pos="8494"/>
            </w:tabs>
            <w:rPr>
              <w:ins w:id="245" w:author="Gonçalo Brandão" w:date="2026-07-10T02:43:00Z" w16du:dateUtc="2026-07-10T01:43:00Z"/>
              <w:rFonts w:asciiTheme="minorHAnsi" w:eastAsiaTheme="minorEastAsia" w:hAnsiTheme="minorHAnsi"/>
              <w:noProof/>
              <w:kern w:val="2"/>
              <w:sz w:val="24"/>
              <w:szCs w:val="24"/>
              <w:lang w:val="en-US"/>
              <w14:ligatures w14:val="standardContextual"/>
            </w:rPr>
          </w:pPr>
          <w:ins w:id="246"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"_Toc234543895"</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17.</w:t>
            </w:r>
            <w:r>
              <w:rPr>
                <w:rFonts w:asciiTheme="minorHAnsi" w:eastAsiaTheme="minorEastAsia" w:hAnsiTheme="minorHAnsi"/>
                <w:noProof/>
                <w:kern w:val="2"/>
                <w:sz w:val="24"/>
                <w:szCs w:val="24"/>
                <w:lang w:val="en-US"/>
                <w14:ligatures w14:val="standardContextual"/>
              </w:rPr>
              <w:tab/>
            </w:r>
            <w:r w:rsidRPr="000A6BB7">
              <w:rPr>
                <w:rStyle w:val="Hyperlink"/>
                <w:noProof/>
              </w:rPr>
              <w:t>Conclusão e futuros desenvolvimentos</w:t>
            </w:r>
            <w:r>
              <w:rPr>
                <w:noProof/>
                <w:webHidden/>
              </w:rPr>
              <w:tab/>
            </w:r>
            <w:r>
              <w:rPr>
                <w:noProof/>
                <w:webHidden/>
              </w:rPr>
              <w:fldChar w:fldCharType="begin"/>
            </w:r>
            <w:r>
              <w:rPr>
                <w:noProof/>
                <w:webHidden/>
              </w:rPr>
              <w:instrText xml:space="preserve"> PAGEREF _Toc234543895 \h </w:instrText>
            </w:r>
          </w:ins>
          <w:r>
            <w:rPr>
              <w:noProof/>
              <w:webHidden/>
            </w:rPr>
          </w:r>
          <w:ins w:id="247" w:author="Gonçalo Brandão" w:date="2026-07-10T02:43:00Z" w16du:dateUtc="2026-07-10T01:43:00Z">
            <w:r>
              <w:rPr>
                <w:noProof/>
                <w:webHidden/>
              </w:rPr>
              <w:fldChar w:fldCharType="separate"/>
            </w:r>
            <w:r>
              <w:rPr>
                <w:noProof/>
                <w:webHidden/>
              </w:rPr>
              <w:t>46</w:t>
            </w:r>
            <w:r>
              <w:rPr>
                <w:noProof/>
                <w:webHidden/>
              </w:rPr>
              <w:fldChar w:fldCharType="end"/>
            </w:r>
            <w:r w:rsidRPr="000A6BB7">
              <w:rPr>
                <w:rStyle w:val="Hyperlink"/>
                <w:noProof/>
              </w:rPr>
              <w:fldChar w:fldCharType="end"/>
            </w:r>
          </w:ins>
        </w:p>
        <w:p w14:paraId="04E804F2" w14:textId="30CE8DB9" w:rsidR="005013A4" w:rsidRDefault="005013A4">
          <w:pPr>
            <w:pStyle w:val="TOC2"/>
            <w:tabs>
              <w:tab w:val="right" w:leader="dot" w:pos="8494"/>
            </w:tabs>
            <w:rPr>
              <w:ins w:id="248" w:author="Gonçalo Brandão" w:date="2026-07-10T02:43:00Z" w16du:dateUtc="2026-07-10T01:43:00Z"/>
              <w:rFonts w:asciiTheme="minorHAnsi" w:eastAsiaTheme="minorEastAsia" w:hAnsiTheme="minorHAnsi"/>
              <w:noProof/>
              <w:kern w:val="2"/>
              <w:sz w:val="24"/>
              <w:szCs w:val="24"/>
              <w:lang w:val="en-US"/>
              <w14:ligatures w14:val="standardContextual"/>
            </w:rPr>
          </w:pPr>
          <w:ins w:id="249"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"_Toc234543896"</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Síntese dos objetivos alcançados</w:t>
            </w:r>
            <w:r>
              <w:rPr>
                <w:noProof/>
                <w:webHidden/>
              </w:rPr>
              <w:tab/>
            </w:r>
            <w:r>
              <w:rPr>
                <w:noProof/>
                <w:webHidden/>
              </w:rPr>
              <w:fldChar w:fldCharType="begin"/>
            </w:r>
            <w:r>
              <w:rPr>
                <w:noProof/>
                <w:webHidden/>
              </w:rPr>
              <w:instrText xml:space="preserve"> PAGEREF _Toc234543896 \h </w:instrText>
            </w:r>
          </w:ins>
          <w:r>
            <w:rPr>
              <w:noProof/>
              <w:webHidden/>
            </w:rPr>
          </w:r>
          <w:ins w:id="250" w:author="Gonçalo Brandão" w:date="2026-07-10T02:43:00Z" w16du:dateUtc="2026-07-10T01:43:00Z">
            <w:r>
              <w:rPr>
                <w:noProof/>
                <w:webHidden/>
              </w:rPr>
              <w:fldChar w:fldCharType="separate"/>
            </w:r>
            <w:r>
              <w:rPr>
                <w:noProof/>
                <w:webHidden/>
              </w:rPr>
              <w:t>46</w:t>
            </w:r>
            <w:r>
              <w:rPr>
                <w:noProof/>
                <w:webHidden/>
              </w:rPr>
              <w:fldChar w:fldCharType="end"/>
            </w:r>
            <w:r w:rsidRPr="000A6BB7">
              <w:rPr>
                <w:rStyle w:val="Hyperlink"/>
                <w:noProof/>
              </w:rPr>
              <w:fldChar w:fldCharType="end"/>
            </w:r>
          </w:ins>
        </w:p>
        <w:p w14:paraId="541274E8" w14:textId="01AA3C9F" w:rsidR="005013A4" w:rsidRDefault="005013A4">
          <w:pPr>
            <w:pStyle w:val="TOC2"/>
            <w:tabs>
              <w:tab w:val="right" w:leader="dot" w:pos="8494"/>
            </w:tabs>
            <w:rPr>
              <w:ins w:id="251" w:author="Gonçalo Brandão" w:date="2026-07-10T02:43:00Z" w16du:dateUtc="2026-07-10T01:43:00Z"/>
              <w:rFonts w:asciiTheme="minorHAnsi" w:eastAsiaTheme="minorEastAsia" w:hAnsiTheme="minorHAnsi"/>
              <w:noProof/>
              <w:kern w:val="2"/>
              <w:sz w:val="24"/>
              <w:szCs w:val="24"/>
              <w:lang w:val="en-US"/>
              <w14:ligatures w14:val="standardContextual"/>
            </w:rPr>
          </w:pPr>
          <w:ins w:id="252"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"_Toc234543897"</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Contribuições do projeto para o Sweb</w:t>
            </w:r>
            <w:r>
              <w:rPr>
                <w:noProof/>
                <w:webHidden/>
              </w:rPr>
              <w:tab/>
            </w:r>
            <w:r>
              <w:rPr>
                <w:noProof/>
                <w:webHidden/>
              </w:rPr>
              <w:fldChar w:fldCharType="begin"/>
            </w:r>
            <w:r>
              <w:rPr>
                <w:noProof/>
                <w:webHidden/>
              </w:rPr>
              <w:instrText xml:space="preserve"> PAGEREF _Toc234543897 \h </w:instrText>
            </w:r>
          </w:ins>
          <w:r>
            <w:rPr>
              <w:noProof/>
              <w:webHidden/>
            </w:rPr>
          </w:r>
          <w:ins w:id="253" w:author="Gonçalo Brandão" w:date="2026-07-10T02:43:00Z" w16du:dateUtc="2026-07-10T01:43:00Z">
            <w:r>
              <w:rPr>
                <w:noProof/>
                <w:webHidden/>
              </w:rPr>
              <w:fldChar w:fldCharType="separate"/>
            </w:r>
            <w:r>
              <w:rPr>
                <w:noProof/>
                <w:webHidden/>
              </w:rPr>
              <w:t>46</w:t>
            </w:r>
            <w:r>
              <w:rPr>
                <w:noProof/>
                <w:webHidden/>
              </w:rPr>
              <w:fldChar w:fldCharType="end"/>
            </w:r>
            <w:r w:rsidRPr="000A6BB7">
              <w:rPr>
                <w:rStyle w:val="Hyperlink"/>
                <w:noProof/>
              </w:rPr>
              <w:fldChar w:fldCharType="end"/>
            </w:r>
          </w:ins>
        </w:p>
        <w:p w14:paraId="631BBC93" w14:textId="25291386" w:rsidR="005013A4" w:rsidRDefault="005013A4">
          <w:pPr>
            <w:pStyle w:val="TOC2"/>
            <w:tabs>
              <w:tab w:val="right" w:leader="dot" w:pos="8494"/>
            </w:tabs>
            <w:rPr>
              <w:ins w:id="254" w:author="Gonçalo Brandão" w:date="2026-07-10T02:43:00Z" w16du:dateUtc="2026-07-10T01:43:00Z"/>
              <w:rFonts w:asciiTheme="minorHAnsi" w:eastAsiaTheme="minorEastAsia" w:hAnsiTheme="minorHAnsi"/>
              <w:noProof/>
              <w:kern w:val="2"/>
              <w:sz w:val="24"/>
              <w:szCs w:val="24"/>
              <w:lang w:val="en-US"/>
              <w14:ligatures w14:val="standardContextual"/>
            </w:rPr>
          </w:pPr>
          <w:ins w:id="255"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"_Toc234543898"</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Possíveis melhorias</w:t>
            </w:r>
            <w:r>
              <w:rPr>
                <w:noProof/>
                <w:webHidden/>
              </w:rPr>
              <w:tab/>
            </w:r>
            <w:r>
              <w:rPr>
                <w:noProof/>
                <w:webHidden/>
              </w:rPr>
              <w:fldChar w:fldCharType="begin"/>
            </w:r>
            <w:r>
              <w:rPr>
                <w:noProof/>
                <w:webHidden/>
              </w:rPr>
              <w:instrText xml:space="preserve"> PAGEREF _Toc234543898 \h </w:instrText>
            </w:r>
          </w:ins>
          <w:r>
            <w:rPr>
              <w:noProof/>
              <w:webHidden/>
            </w:rPr>
          </w:r>
          <w:ins w:id="256" w:author="Gonçalo Brandão" w:date="2026-07-10T02:43:00Z" w16du:dateUtc="2026-07-10T01:43:00Z">
            <w:r>
              <w:rPr>
                <w:noProof/>
                <w:webHidden/>
              </w:rPr>
              <w:fldChar w:fldCharType="separate"/>
            </w:r>
            <w:r>
              <w:rPr>
                <w:noProof/>
                <w:webHidden/>
              </w:rPr>
              <w:t>46</w:t>
            </w:r>
            <w:r>
              <w:rPr>
                <w:noProof/>
                <w:webHidden/>
              </w:rPr>
              <w:fldChar w:fldCharType="end"/>
            </w:r>
            <w:r w:rsidRPr="000A6BB7">
              <w:rPr>
                <w:rStyle w:val="Hyperlink"/>
                <w:noProof/>
              </w:rPr>
              <w:fldChar w:fldCharType="end"/>
            </w:r>
          </w:ins>
        </w:p>
        <w:p w14:paraId="3A1E3A81" w14:textId="0422BE7B" w:rsidR="005013A4" w:rsidRDefault="005013A4">
          <w:pPr>
            <w:pStyle w:val="TOC1"/>
            <w:tabs>
              <w:tab w:val="right" w:leader="dot" w:pos="8494"/>
            </w:tabs>
            <w:rPr>
              <w:ins w:id="257" w:author="Gonçalo Brandão" w:date="2026-07-10T02:43:00Z" w16du:dateUtc="2026-07-10T01:43:00Z"/>
              <w:rFonts w:asciiTheme="minorHAnsi" w:eastAsiaTheme="minorEastAsia" w:hAnsiTheme="minorHAnsi"/>
              <w:noProof/>
              <w:kern w:val="2"/>
              <w:sz w:val="24"/>
              <w:szCs w:val="24"/>
              <w:lang w:val="en-US"/>
              <w14:ligatures w14:val="standardContextual"/>
            </w:rPr>
          </w:pPr>
          <w:ins w:id="258"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"_Toc234543899"</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Referências bibliográficas</w:t>
            </w:r>
            <w:r>
              <w:rPr>
                <w:noProof/>
                <w:webHidden/>
              </w:rPr>
              <w:tab/>
            </w:r>
            <w:r>
              <w:rPr>
                <w:noProof/>
                <w:webHidden/>
              </w:rPr>
              <w:fldChar w:fldCharType="begin"/>
            </w:r>
            <w:r>
              <w:rPr>
                <w:noProof/>
                <w:webHidden/>
              </w:rPr>
              <w:instrText xml:space="preserve"> PAGEREF _Toc234543899 \h </w:instrText>
            </w:r>
          </w:ins>
          <w:r>
            <w:rPr>
              <w:noProof/>
              <w:webHidden/>
            </w:rPr>
          </w:r>
          <w:ins w:id="259" w:author="Gonçalo Brandão" w:date="2026-07-10T02:43:00Z" w16du:dateUtc="2026-07-10T01:43:00Z">
            <w:r>
              <w:rPr>
                <w:noProof/>
                <w:webHidden/>
              </w:rPr>
              <w:fldChar w:fldCharType="separate"/>
            </w:r>
            <w:r>
              <w:rPr>
                <w:noProof/>
                <w:webHidden/>
              </w:rPr>
              <w:t>47</w:t>
            </w:r>
            <w:r>
              <w:rPr>
                <w:noProof/>
                <w:webHidden/>
              </w:rPr>
              <w:fldChar w:fldCharType="end"/>
            </w:r>
            <w:r w:rsidRPr="000A6BB7">
              <w:rPr>
                <w:rStyle w:val="Hyperlink"/>
                <w:noProof/>
              </w:rPr>
              <w:fldChar w:fldCharType="end"/>
            </w:r>
          </w:ins>
        </w:p>
        <w:p w14:paraId="34B73E4E" w14:textId="38FEE0F8" w:rsidR="005013A4" w:rsidRDefault="005013A4">
          <w:pPr>
            <w:pStyle w:val="TOC1"/>
            <w:tabs>
              <w:tab w:val="right" w:leader="dot" w:pos="8494"/>
            </w:tabs>
            <w:rPr>
              <w:ins w:id="260" w:author="Gonçalo Brandão" w:date="2026-07-10T02:43:00Z" w16du:dateUtc="2026-07-10T01:43:00Z"/>
              <w:rFonts w:asciiTheme="minorHAnsi" w:eastAsiaTheme="minorEastAsia" w:hAnsiTheme="minorHAnsi"/>
              <w:noProof/>
              <w:kern w:val="2"/>
              <w:sz w:val="24"/>
              <w:szCs w:val="24"/>
              <w:lang w:val="en-US"/>
              <w14:ligatures w14:val="standardContextual"/>
            </w:rPr>
          </w:pPr>
          <w:ins w:id="261" w:author="Gonçalo Brandão" w:date="2026-07-10T02:43:00Z" w16du:dateUtc="2026-07-10T01:43:00Z">
            <w:r w:rsidRPr="000A6BB7">
              <w:rPr>
                <w:rStyle w:val="Hyperlink"/>
                <w:noProof/>
              </w:rPr>
              <w:fldChar w:fldCharType="begin"/>
            </w:r>
            <w:r w:rsidRPr="000A6BB7">
              <w:rPr>
                <w:rStyle w:val="Hyperlink"/>
                <w:noProof/>
              </w:rPr>
              <w:instrText xml:space="preserve"> </w:instrText>
            </w:r>
            <w:r>
              <w:rPr>
                <w:noProof/>
              </w:rPr>
              <w:instrText>HYPERLINK \l "_Toc234543900"</w:instrText>
            </w:r>
            <w:r w:rsidRPr="000A6BB7">
              <w:rPr>
                <w:rStyle w:val="Hyperlink"/>
                <w:noProof/>
              </w:rPr>
              <w:instrText xml:space="preserve"> </w:instrText>
            </w:r>
            <w:r w:rsidRPr="000A6BB7">
              <w:rPr>
                <w:rStyle w:val="Hyperlink"/>
                <w:noProof/>
              </w:rPr>
            </w:r>
            <w:r w:rsidRPr="000A6BB7">
              <w:rPr>
                <w:rStyle w:val="Hyperlink"/>
                <w:noProof/>
              </w:rPr>
              <w:fldChar w:fldCharType="separate"/>
            </w:r>
            <w:r w:rsidRPr="000A6BB7">
              <w:rPr>
                <w:rStyle w:val="Hyperlink"/>
                <w:noProof/>
              </w:rPr>
              <w:t>Apêndices/anexos</w:t>
            </w:r>
            <w:r>
              <w:rPr>
                <w:noProof/>
                <w:webHidden/>
              </w:rPr>
              <w:tab/>
            </w:r>
            <w:r>
              <w:rPr>
                <w:noProof/>
                <w:webHidden/>
              </w:rPr>
              <w:fldChar w:fldCharType="begin"/>
            </w:r>
            <w:r>
              <w:rPr>
                <w:noProof/>
                <w:webHidden/>
              </w:rPr>
              <w:instrText xml:space="preserve"> PAGEREF _Toc234543900 \h </w:instrText>
            </w:r>
          </w:ins>
          <w:r>
            <w:rPr>
              <w:noProof/>
              <w:webHidden/>
            </w:rPr>
          </w:r>
          <w:ins w:id="262" w:author="Gonçalo Brandão" w:date="2026-07-10T02:43:00Z" w16du:dateUtc="2026-07-10T01:43:00Z">
            <w:r>
              <w:rPr>
                <w:noProof/>
                <w:webHidden/>
              </w:rPr>
              <w:fldChar w:fldCharType="separate"/>
            </w:r>
            <w:r>
              <w:rPr>
                <w:noProof/>
                <w:webHidden/>
              </w:rPr>
              <w:t>48</w:t>
            </w:r>
            <w:r>
              <w:rPr>
                <w:noProof/>
                <w:webHidden/>
              </w:rPr>
              <w:fldChar w:fldCharType="end"/>
            </w:r>
            <w:r w:rsidRPr="000A6BB7">
              <w:rPr>
                <w:rStyle w:val="Hyperlink"/>
                <w:noProof/>
              </w:rPr>
              <w:fldChar w:fldCharType="end"/>
            </w:r>
          </w:ins>
        </w:p>
        <w:p w14:paraId="24131C4D" w14:textId="74DE0F33" w:rsidR="008B6F66" w:rsidDel="00C630E8" w:rsidRDefault="008B6F66">
          <w:pPr>
            <w:pStyle w:val="TOC1"/>
            <w:tabs>
              <w:tab w:val="right" w:leader="dot" w:pos="8494"/>
            </w:tabs>
            <w:rPr>
              <w:del w:id="263" w:author="Gonçalo Brandão" w:date="2026-07-09T20:29:00Z" w16du:dateUtc="2026-07-09T19:29:00Z"/>
              <w:rFonts w:asciiTheme="minorHAnsi" w:eastAsiaTheme="minorEastAsia" w:hAnsiTheme="minorHAnsi"/>
              <w:noProof/>
              <w:kern w:val="2"/>
              <w:sz w:val="24"/>
              <w:szCs w:val="24"/>
              <w:lang w:val="en-US"/>
              <w14:ligatures w14:val="standardContextual"/>
            </w:rPr>
          </w:pPr>
          <w:del w:id="264" w:author="Gonçalo Brandão" w:date="2026-07-09T20:29:00Z" w16du:dateUtc="2026-07-09T19:29:00Z">
            <w:r w:rsidRPr="00C630E8" w:rsidDel="00C630E8">
              <w:rPr>
                <w:rStyle w:val="Hyperlink"/>
                <w:noProof/>
              </w:rPr>
              <w:delText>Resumo</w:delText>
            </w:r>
            <w:r w:rsidDel="00C630E8">
              <w:rPr>
                <w:noProof/>
                <w:webHidden/>
              </w:rPr>
              <w:tab/>
              <w:delText>3</w:delText>
            </w:r>
          </w:del>
        </w:p>
        <w:p w14:paraId="0C317D02" w14:textId="1E7739B6" w:rsidR="008B6F66" w:rsidDel="00C630E8" w:rsidRDefault="008B6F66">
          <w:pPr>
            <w:pStyle w:val="TOC1"/>
            <w:tabs>
              <w:tab w:val="right" w:leader="dot" w:pos="8494"/>
            </w:tabs>
            <w:rPr>
              <w:del w:id="265" w:author="Gonçalo Brandão" w:date="2026-07-09T20:29:00Z" w16du:dateUtc="2026-07-09T19:29:00Z"/>
              <w:rFonts w:asciiTheme="minorHAnsi" w:eastAsiaTheme="minorEastAsia" w:hAnsiTheme="minorHAnsi"/>
              <w:noProof/>
              <w:kern w:val="2"/>
              <w:sz w:val="24"/>
              <w:szCs w:val="24"/>
              <w:lang w:val="en-US"/>
              <w14:ligatures w14:val="standardContextual"/>
            </w:rPr>
          </w:pPr>
          <w:del w:id="266" w:author="Gonçalo Brandão" w:date="2026-07-09T20:29:00Z" w16du:dateUtc="2026-07-09T19:29:00Z">
            <w:r w:rsidRPr="00C630E8" w:rsidDel="00C630E8">
              <w:rPr>
                <w:rStyle w:val="Hyperlink"/>
                <w:noProof/>
                <w:lang w:val="en-US"/>
              </w:rPr>
              <w:delText>Abstract</w:delText>
            </w:r>
            <w:r w:rsidDel="00C630E8">
              <w:rPr>
                <w:noProof/>
                <w:webHidden/>
              </w:rPr>
              <w:tab/>
              <w:delText>4</w:delText>
            </w:r>
          </w:del>
        </w:p>
        <w:p w14:paraId="619570B2" w14:textId="5A6C0604" w:rsidR="008B6F66" w:rsidDel="00C630E8" w:rsidRDefault="008B6F66">
          <w:pPr>
            <w:pStyle w:val="TOC1"/>
            <w:tabs>
              <w:tab w:val="right" w:leader="dot" w:pos="8494"/>
            </w:tabs>
            <w:rPr>
              <w:del w:id="267" w:author="Gonçalo Brandão" w:date="2026-07-09T20:29:00Z" w16du:dateUtc="2026-07-09T19:29:00Z"/>
              <w:rFonts w:asciiTheme="minorHAnsi" w:eastAsiaTheme="minorEastAsia" w:hAnsiTheme="minorHAnsi"/>
              <w:noProof/>
              <w:kern w:val="2"/>
              <w:sz w:val="24"/>
              <w:szCs w:val="24"/>
              <w:lang w:val="en-US"/>
              <w14:ligatures w14:val="standardContextual"/>
            </w:rPr>
          </w:pPr>
          <w:del w:id="268" w:author="Gonçalo Brandão" w:date="2026-07-09T20:29:00Z" w16du:dateUtc="2026-07-09T19:29:00Z">
            <w:r w:rsidRPr="00C630E8" w:rsidDel="00C630E8">
              <w:rPr>
                <w:rStyle w:val="Hyperlink"/>
                <w:noProof/>
              </w:rPr>
              <w:delText>Lista de abreviaturas e siglas</w:delText>
            </w:r>
            <w:r w:rsidDel="00C630E8">
              <w:rPr>
                <w:noProof/>
                <w:webHidden/>
              </w:rPr>
              <w:tab/>
              <w:delText>5</w:delText>
            </w:r>
          </w:del>
        </w:p>
        <w:p w14:paraId="3D1134A1" w14:textId="00997306" w:rsidR="008B6F66" w:rsidDel="00C630E8" w:rsidRDefault="008B6F66">
          <w:pPr>
            <w:pStyle w:val="TOC1"/>
            <w:tabs>
              <w:tab w:val="left" w:pos="480"/>
              <w:tab w:val="right" w:leader="dot" w:pos="8494"/>
            </w:tabs>
            <w:rPr>
              <w:del w:id="269" w:author="Gonçalo Brandão" w:date="2026-07-09T20:29:00Z" w16du:dateUtc="2026-07-09T19:29:00Z"/>
              <w:rFonts w:asciiTheme="minorHAnsi" w:eastAsiaTheme="minorEastAsia" w:hAnsiTheme="minorHAnsi"/>
              <w:noProof/>
              <w:kern w:val="2"/>
              <w:sz w:val="24"/>
              <w:szCs w:val="24"/>
              <w:lang w:val="en-US"/>
              <w14:ligatures w14:val="standardContextual"/>
            </w:rPr>
          </w:pPr>
          <w:del w:id="270" w:author="Gonçalo Brandão" w:date="2026-07-09T20:29:00Z" w16du:dateUtc="2026-07-09T19:29:00Z">
            <w:r w:rsidRPr="00C630E8" w:rsidDel="00C630E8">
              <w:rPr>
                <w:rStyle w:val="Hyperlink"/>
                <w:noProof/>
              </w:rPr>
              <w:delText>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Introdução</w:delText>
            </w:r>
            <w:r w:rsidDel="00C630E8">
              <w:rPr>
                <w:noProof/>
                <w:webHidden/>
              </w:rPr>
              <w:tab/>
              <w:delText>11</w:delText>
            </w:r>
          </w:del>
        </w:p>
        <w:p w14:paraId="581CE7C4" w14:textId="4FF8F826" w:rsidR="008B6F66" w:rsidDel="00C630E8" w:rsidRDefault="008B6F66">
          <w:pPr>
            <w:pStyle w:val="TOC2"/>
            <w:tabs>
              <w:tab w:val="left" w:pos="960"/>
              <w:tab w:val="right" w:leader="dot" w:pos="8494"/>
            </w:tabs>
            <w:rPr>
              <w:del w:id="271" w:author="Gonçalo Brandão" w:date="2026-07-09T20:29:00Z" w16du:dateUtc="2026-07-09T19:29:00Z"/>
              <w:rFonts w:asciiTheme="minorHAnsi" w:eastAsiaTheme="minorEastAsia" w:hAnsiTheme="minorHAnsi"/>
              <w:noProof/>
              <w:kern w:val="2"/>
              <w:sz w:val="24"/>
              <w:szCs w:val="24"/>
              <w:lang w:val="en-US"/>
              <w14:ligatures w14:val="standardContextual"/>
            </w:rPr>
          </w:pPr>
          <w:del w:id="272" w:author="Gonçalo Brandão" w:date="2026-07-09T20:29:00Z" w16du:dateUtc="2026-07-09T19:29:00Z">
            <w:r w:rsidRPr="00C630E8" w:rsidDel="00C630E8">
              <w:rPr>
                <w:rStyle w:val="Hyperlink"/>
                <w:noProof/>
              </w:rPr>
              <w:delText>1.1.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Contextualização e motivação</w:delText>
            </w:r>
            <w:r w:rsidDel="00C630E8">
              <w:rPr>
                <w:noProof/>
                <w:webHidden/>
              </w:rPr>
              <w:tab/>
              <w:delText>11</w:delText>
            </w:r>
          </w:del>
        </w:p>
        <w:p w14:paraId="67F43DE4" w14:textId="18A173AF" w:rsidR="008B6F66" w:rsidDel="00C630E8" w:rsidRDefault="008B6F66">
          <w:pPr>
            <w:pStyle w:val="TOC2"/>
            <w:tabs>
              <w:tab w:val="left" w:pos="960"/>
              <w:tab w:val="right" w:leader="dot" w:pos="8494"/>
            </w:tabs>
            <w:rPr>
              <w:del w:id="273" w:author="Gonçalo Brandão" w:date="2026-07-09T20:29:00Z" w16du:dateUtc="2026-07-09T19:29:00Z"/>
              <w:rFonts w:asciiTheme="minorHAnsi" w:eastAsiaTheme="minorEastAsia" w:hAnsiTheme="minorHAnsi"/>
              <w:noProof/>
              <w:kern w:val="2"/>
              <w:sz w:val="24"/>
              <w:szCs w:val="24"/>
              <w:lang w:val="en-US"/>
              <w14:ligatures w14:val="standardContextual"/>
            </w:rPr>
          </w:pPr>
          <w:del w:id="274" w:author="Gonçalo Brandão" w:date="2026-07-09T20:29:00Z" w16du:dateUtc="2026-07-09T19:29:00Z">
            <w:r w:rsidRPr="00C630E8" w:rsidDel="00C630E8">
              <w:rPr>
                <w:rStyle w:val="Hyperlink"/>
                <w:noProof/>
              </w:rPr>
              <w:delText>1.2.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Descrição do problema</w:delText>
            </w:r>
            <w:r w:rsidDel="00C630E8">
              <w:rPr>
                <w:noProof/>
                <w:webHidden/>
              </w:rPr>
              <w:tab/>
              <w:delText>11</w:delText>
            </w:r>
          </w:del>
        </w:p>
        <w:p w14:paraId="1FF73F0E" w14:textId="190EC2AE" w:rsidR="008B6F66" w:rsidDel="00C630E8" w:rsidRDefault="008B6F66">
          <w:pPr>
            <w:pStyle w:val="TOC2"/>
            <w:tabs>
              <w:tab w:val="left" w:pos="960"/>
              <w:tab w:val="right" w:leader="dot" w:pos="8494"/>
            </w:tabs>
            <w:rPr>
              <w:del w:id="275" w:author="Gonçalo Brandão" w:date="2026-07-09T20:29:00Z" w16du:dateUtc="2026-07-09T19:29:00Z"/>
              <w:rFonts w:asciiTheme="minorHAnsi" w:eastAsiaTheme="minorEastAsia" w:hAnsiTheme="minorHAnsi"/>
              <w:noProof/>
              <w:kern w:val="2"/>
              <w:sz w:val="24"/>
              <w:szCs w:val="24"/>
              <w:lang w:val="en-US"/>
              <w14:ligatures w14:val="standardContextual"/>
            </w:rPr>
          </w:pPr>
          <w:del w:id="276" w:author="Gonçalo Brandão" w:date="2026-07-09T20:29:00Z" w16du:dateUtc="2026-07-09T19:29:00Z">
            <w:r w:rsidRPr="00C630E8" w:rsidDel="00C630E8">
              <w:rPr>
                <w:rStyle w:val="Hyperlink"/>
                <w:noProof/>
              </w:rPr>
              <w:delText>1.3.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Objetivos do projeto</w:delText>
            </w:r>
            <w:r w:rsidDel="00C630E8">
              <w:rPr>
                <w:noProof/>
                <w:webHidden/>
              </w:rPr>
              <w:tab/>
              <w:delText>12</w:delText>
            </w:r>
          </w:del>
        </w:p>
        <w:p w14:paraId="6B3AACC9" w14:textId="1D11A2CF" w:rsidR="008B6F66" w:rsidDel="00C630E8" w:rsidRDefault="008B6F66">
          <w:pPr>
            <w:pStyle w:val="TOC2"/>
            <w:tabs>
              <w:tab w:val="left" w:pos="960"/>
              <w:tab w:val="right" w:leader="dot" w:pos="8494"/>
            </w:tabs>
            <w:rPr>
              <w:del w:id="277" w:author="Gonçalo Brandão" w:date="2026-07-09T20:29:00Z" w16du:dateUtc="2026-07-09T19:29:00Z"/>
              <w:rFonts w:asciiTheme="minorHAnsi" w:eastAsiaTheme="minorEastAsia" w:hAnsiTheme="minorHAnsi"/>
              <w:noProof/>
              <w:kern w:val="2"/>
              <w:sz w:val="24"/>
              <w:szCs w:val="24"/>
              <w:lang w:val="en-US"/>
              <w14:ligatures w14:val="standardContextual"/>
            </w:rPr>
          </w:pPr>
          <w:del w:id="278" w:author="Gonçalo Brandão" w:date="2026-07-09T20:29:00Z" w16du:dateUtc="2026-07-09T19:29:00Z">
            <w:r w:rsidRPr="00C630E8" w:rsidDel="00C630E8">
              <w:rPr>
                <w:rStyle w:val="Hyperlink"/>
                <w:noProof/>
              </w:rPr>
              <w:delText>1.4.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Metodologia de desenvolvimento</w:delText>
            </w:r>
            <w:r w:rsidDel="00C630E8">
              <w:rPr>
                <w:noProof/>
                <w:webHidden/>
              </w:rPr>
              <w:tab/>
              <w:delText>13</w:delText>
            </w:r>
          </w:del>
        </w:p>
        <w:p w14:paraId="45039DC5" w14:textId="1010718B" w:rsidR="008B6F66" w:rsidDel="00C630E8" w:rsidRDefault="008B6F66">
          <w:pPr>
            <w:pStyle w:val="TOC2"/>
            <w:tabs>
              <w:tab w:val="left" w:pos="960"/>
              <w:tab w:val="right" w:leader="dot" w:pos="8494"/>
            </w:tabs>
            <w:rPr>
              <w:del w:id="279" w:author="Gonçalo Brandão" w:date="2026-07-09T20:29:00Z" w16du:dateUtc="2026-07-09T19:29:00Z"/>
              <w:rFonts w:asciiTheme="minorHAnsi" w:eastAsiaTheme="minorEastAsia" w:hAnsiTheme="minorHAnsi"/>
              <w:noProof/>
              <w:kern w:val="2"/>
              <w:sz w:val="24"/>
              <w:szCs w:val="24"/>
              <w:lang w:val="en-US"/>
              <w14:ligatures w14:val="standardContextual"/>
            </w:rPr>
          </w:pPr>
          <w:del w:id="280" w:author="Gonçalo Brandão" w:date="2026-07-09T20:29:00Z" w16du:dateUtc="2026-07-09T19:29:00Z">
            <w:r w:rsidRPr="00C630E8" w:rsidDel="00C630E8">
              <w:rPr>
                <w:rStyle w:val="Hyperlink"/>
                <w:noProof/>
              </w:rPr>
              <w:delText>1.5.</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Estrutura do documento</w:delText>
            </w:r>
            <w:r w:rsidDel="00C630E8">
              <w:rPr>
                <w:noProof/>
                <w:webHidden/>
              </w:rPr>
              <w:tab/>
              <w:delText>13</w:delText>
            </w:r>
          </w:del>
        </w:p>
        <w:p w14:paraId="36C8670F" w14:textId="28F3217D" w:rsidR="008B6F66" w:rsidDel="00C630E8" w:rsidRDefault="008B6F66">
          <w:pPr>
            <w:pStyle w:val="TOC1"/>
            <w:tabs>
              <w:tab w:val="left" w:pos="480"/>
              <w:tab w:val="right" w:leader="dot" w:pos="8494"/>
            </w:tabs>
            <w:rPr>
              <w:del w:id="281" w:author="Gonçalo Brandão" w:date="2026-07-09T20:29:00Z" w16du:dateUtc="2026-07-09T19:29:00Z"/>
              <w:rFonts w:asciiTheme="minorHAnsi" w:eastAsiaTheme="minorEastAsia" w:hAnsiTheme="minorHAnsi"/>
              <w:noProof/>
              <w:kern w:val="2"/>
              <w:sz w:val="24"/>
              <w:szCs w:val="24"/>
              <w:lang w:val="en-US"/>
              <w14:ligatures w14:val="standardContextual"/>
            </w:rPr>
          </w:pPr>
          <w:del w:id="282" w:author="Gonçalo Brandão" w:date="2026-07-09T20:29:00Z" w16du:dateUtc="2026-07-09T19:29:00Z">
            <w:r w:rsidRPr="00C630E8" w:rsidDel="00C630E8">
              <w:rPr>
                <w:rStyle w:val="Hyperlink"/>
                <w:noProof/>
              </w:rPr>
              <w:delText>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Apresentação da empresa onde decorreu o estágio</w:delText>
            </w:r>
            <w:r w:rsidDel="00C630E8">
              <w:rPr>
                <w:noProof/>
                <w:webHidden/>
              </w:rPr>
              <w:tab/>
              <w:delText>14</w:delText>
            </w:r>
          </w:del>
        </w:p>
        <w:p w14:paraId="412671C8" w14:textId="15F6C453" w:rsidR="008B6F66" w:rsidDel="00C630E8" w:rsidRDefault="008B6F66">
          <w:pPr>
            <w:pStyle w:val="TOC1"/>
            <w:tabs>
              <w:tab w:val="left" w:pos="480"/>
              <w:tab w:val="right" w:leader="dot" w:pos="8494"/>
            </w:tabs>
            <w:rPr>
              <w:del w:id="283" w:author="Gonçalo Brandão" w:date="2026-07-09T20:29:00Z" w16du:dateUtc="2026-07-09T19:29:00Z"/>
              <w:rFonts w:asciiTheme="minorHAnsi" w:eastAsiaTheme="minorEastAsia" w:hAnsiTheme="minorHAnsi"/>
              <w:noProof/>
              <w:kern w:val="2"/>
              <w:sz w:val="24"/>
              <w:szCs w:val="24"/>
              <w:lang w:val="en-US"/>
              <w14:ligatures w14:val="standardContextual"/>
            </w:rPr>
          </w:pPr>
          <w:del w:id="284" w:author="Gonçalo Brandão" w:date="2026-07-09T20:29:00Z" w16du:dateUtc="2026-07-09T19:29:00Z">
            <w:r w:rsidRPr="00C630E8" w:rsidDel="00C630E8">
              <w:rPr>
                <w:rStyle w:val="Hyperlink"/>
                <w:noProof/>
              </w:rPr>
              <w:delText>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Contexto e estado da arte</w:delText>
            </w:r>
            <w:r w:rsidDel="00C630E8">
              <w:rPr>
                <w:noProof/>
                <w:webHidden/>
              </w:rPr>
              <w:tab/>
              <w:delText>14</w:delText>
            </w:r>
          </w:del>
        </w:p>
        <w:p w14:paraId="7AE7DC7F" w14:textId="666DCA59" w:rsidR="008B6F66" w:rsidDel="00C630E8" w:rsidRDefault="008B6F66">
          <w:pPr>
            <w:pStyle w:val="TOC2"/>
            <w:tabs>
              <w:tab w:val="left" w:pos="960"/>
              <w:tab w:val="right" w:leader="dot" w:pos="8494"/>
            </w:tabs>
            <w:rPr>
              <w:del w:id="285" w:author="Gonçalo Brandão" w:date="2026-07-09T20:29:00Z" w16du:dateUtc="2026-07-09T19:29:00Z"/>
              <w:rFonts w:asciiTheme="minorHAnsi" w:eastAsiaTheme="minorEastAsia" w:hAnsiTheme="minorHAnsi"/>
              <w:noProof/>
              <w:kern w:val="2"/>
              <w:sz w:val="24"/>
              <w:szCs w:val="24"/>
              <w:lang w:val="en-US"/>
              <w14:ligatures w14:val="standardContextual"/>
            </w:rPr>
          </w:pPr>
          <w:del w:id="286" w:author="Gonçalo Brandão" w:date="2026-07-09T20:29:00Z" w16du:dateUtc="2026-07-09T19:29:00Z">
            <w:r w:rsidRPr="00C630E8" w:rsidDel="00C630E8">
              <w:rPr>
                <w:rStyle w:val="Hyperlink"/>
                <w:noProof/>
              </w:rPr>
              <w:delText>3.1.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O Sweb — visão geral do sistema e módulos existentes</w:delText>
            </w:r>
            <w:r w:rsidDel="00C630E8">
              <w:rPr>
                <w:noProof/>
                <w:webHidden/>
              </w:rPr>
              <w:tab/>
              <w:delText>14</w:delText>
            </w:r>
          </w:del>
        </w:p>
        <w:p w14:paraId="2C02E1FC" w14:textId="3D926081" w:rsidR="008B6F66" w:rsidDel="00C630E8" w:rsidRDefault="008B6F66">
          <w:pPr>
            <w:pStyle w:val="TOC2"/>
            <w:tabs>
              <w:tab w:val="left" w:pos="960"/>
              <w:tab w:val="right" w:leader="dot" w:pos="8494"/>
            </w:tabs>
            <w:rPr>
              <w:del w:id="287" w:author="Gonçalo Brandão" w:date="2026-07-09T20:29:00Z" w16du:dateUtc="2026-07-09T19:29:00Z"/>
              <w:rFonts w:asciiTheme="minorHAnsi" w:eastAsiaTheme="minorEastAsia" w:hAnsiTheme="minorHAnsi"/>
              <w:noProof/>
              <w:kern w:val="2"/>
              <w:sz w:val="24"/>
              <w:szCs w:val="24"/>
              <w:lang w:val="en-US"/>
              <w14:ligatures w14:val="standardContextual"/>
            </w:rPr>
          </w:pPr>
          <w:del w:id="288" w:author="Gonçalo Brandão" w:date="2026-07-09T20:29:00Z" w16du:dateUtc="2026-07-09T19:29:00Z">
            <w:r w:rsidRPr="00C630E8" w:rsidDel="00C630E8">
              <w:rPr>
                <w:rStyle w:val="Hyperlink"/>
                <w:noProof/>
              </w:rPr>
              <w:delText>3.2.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Arquitetura atual do Sweb</w:delText>
            </w:r>
            <w:r w:rsidDel="00C630E8">
              <w:rPr>
                <w:noProof/>
                <w:webHidden/>
              </w:rPr>
              <w:tab/>
              <w:delText>15</w:delText>
            </w:r>
          </w:del>
        </w:p>
        <w:p w14:paraId="05A43F1E" w14:textId="36886E56" w:rsidR="008B6F66" w:rsidDel="00C630E8" w:rsidRDefault="008B6F66">
          <w:pPr>
            <w:pStyle w:val="TOC2"/>
            <w:tabs>
              <w:tab w:val="left" w:pos="960"/>
              <w:tab w:val="right" w:leader="dot" w:pos="8494"/>
            </w:tabs>
            <w:rPr>
              <w:del w:id="289" w:author="Gonçalo Brandão" w:date="2026-07-09T20:29:00Z" w16du:dateUtc="2026-07-09T19:29:00Z"/>
              <w:rFonts w:asciiTheme="minorHAnsi" w:eastAsiaTheme="minorEastAsia" w:hAnsiTheme="minorHAnsi"/>
              <w:noProof/>
              <w:kern w:val="2"/>
              <w:sz w:val="24"/>
              <w:szCs w:val="24"/>
              <w:lang w:val="en-US"/>
              <w14:ligatures w14:val="standardContextual"/>
            </w:rPr>
          </w:pPr>
          <w:del w:id="290" w:author="Gonçalo Brandão" w:date="2026-07-09T20:29:00Z" w16du:dateUtc="2026-07-09T19:29:00Z">
            <w:r w:rsidRPr="00C630E8" w:rsidDel="00C630E8">
              <w:rPr>
                <w:rStyle w:val="Hyperlink"/>
                <w:noProof/>
              </w:rPr>
              <w:delText>3.3.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Limitações identificadas</w:delText>
            </w:r>
            <w:r w:rsidDel="00C630E8">
              <w:rPr>
                <w:noProof/>
                <w:webHidden/>
              </w:rPr>
              <w:tab/>
              <w:delText>15</w:delText>
            </w:r>
          </w:del>
        </w:p>
        <w:p w14:paraId="091608B7" w14:textId="241D3406" w:rsidR="008B6F66" w:rsidDel="00C630E8" w:rsidRDefault="008B6F66">
          <w:pPr>
            <w:pStyle w:val="TOC2"/>
            <w:tabs>
              <w:tab w:val="left" w:pos="960"/>
              <w:tab w:val="right" w:leader="dot" w:pos="8494"/>
            </w:tabs>
            <w:rPr>
              <w:del w:id="291" w:author="Gonçalo Brandão" w:date="2026-07-09T20:29:00Z" w16du:dateUtc="2026-07-09T19:29:00Z"/>
              <w:rFonts w:asciiTheme="minorHAnsi" w:eastAsiaTheme="minorEastAsia" w:hAnsiTheme="minorHAnsi"/>
              <w:noProof/>
              <w:kern w:val="2"/>
              <w:sz w:val="24"/>
              <w:szCs w:val="24"/>
              <w:lang w:val="en-US"/>
              <w14:ligatures w14:val="standardContextual"/>
            </w:rPr>
          </w:pPr>
          <w:del w:id="292" w:author="Gonçalo Brandão" w:date="2026-07-09T20:29:00Z" w16du:dateUtc="2026-07-09T19:29:00Z">
            <w:r w:rsidRPr="00C630E8" w:rsidDel="00C630E8">
              <w:rPr>
                <w:rStyle w:val="Hyperlink"/>
                <w:noProof/>
              </w:rPr>
              <w:delText>3.4.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Soluções análogas e </w:delText>
            </w:r>
            <w:r w:rsidRPr="00C630E8" w:rsidDel="00C630E8">
              <w:rPr>
                <w:rStyle w:val="Hyperlink"/>
                <w:i/>
                <w:iCs/>
                <w:noProof/>
              </w:rPr>
              <w:delText>benchmarking</w:delText>
            </w:r>
            <w:r w:rsidDel="00C630E8">
              <w:rPr>
                <w:noProof/>
                <w:webHidden/>
              </w:rPr>
              <w:tab/>
              <w:delText>16</w:delText>
            </w:r>
          </w:del>
        </w:p>
        <w:p w14:paraId="2D590B68" w14:textId="6671850E" w:rsidR="008B6F66" w:rsidDel="00C630E8" w:rsidRDefault="008B6F66">
          <w:pPr>
            <w:pStyle w:val="TOC1"/>
            <w:tabs>
              <w:tab w:val="left" w:pos="480"/>
              <w:tab w:val="right" w:leader="dot" w:pos="8494"/>
            </w:tabs>
            <w:rPr>
              <w:del w:id="293" w:author="Gonçalo Brandão" w:date="2026-07-09T20:29:00Z" w16du:dateUtc="2026-07-09T19:29:00Z"/>
              <w:rFonts w:asciiTheme="minorHAnsi" w:eastAsiaTheme="minorEastAsia" w:hAnsiTheme="minorHAnsi"/>
              <w:noProof/>
              <w:kern w:val="2"/>
              <w:sz w:val="24"/>
              <w:szCs w:val="24"/>
              <w:lang w:val="en-US"/>
              <w14:ligatures w14:val="standardContextual"/>
            </w:rPr>
          </w:pPr>
          <w:del w:id="294" w:author="Gonçalo Brandão" w:date="2026-07-09T20:29:00Z" w16du:dateUtc="2026-07-09T19:29:00Z">
            <w:r w:rsidRPr="00C630E8" w:rsidDel="00C630E8">
              <w:rPr>
                <w:rStyle w:val="Hyperlink"/>
                <w:noProof/>
              </w:rPr>
              <w:delText>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Análise e levantamento de requisitos</w:delText>
            </w:r>
            <w:r w:rsidDel="00C630E8">
              <w:rPr>
                <w:noProof/>
                <w:webHidden/>
              </w:rPr>
              <w:tab/>
              <w:delText>16</w:delText>
            </w:r>
          </w:del>
        </w:p>
        <w:p w14:paraId="4C174DBA" w14:textId="4000D0C6" w:rsidR="008B6F66" w:rsidDel="00C630E8" w:rsidRDefault="008B6F66">
          <w:pPr>
            <w:pStyle w:val="TOC2"/>
            <w:tabs>
              <w:tab w:val="left" w:pos="960"/>
              <w:tab w:val="right" w:leader="dot" w:pos="8494"/>
            </w:tabs>
            <w:rPr>
              <w:del w:id="295" w:author="Gonçalo Brandão" w:date="2026-07-09T20:29:00Z" w16du:dateUtc="2026-07-09T19:29:00Z"/>
              <w:rFonts w:asciiTheme="minorHAnsi" w:eastAsiaTheme="minorEastAsia" w:hAnsiTheme="minorHAnsi"/>
              <w:noProof/>
              <w:kern w:val="2"/>
              <w:sz w:val="24"/>
              <w:szCs w:val="24"/>
              <w:lang w:val="en-US"/>
              <w14:ligatures w14:val="standardContextual"/>
            </w:rPr>
          </w:pPr>
          <w:del w:id="296" w:author="Gonçalo Brandão" w:date="2026-07-09T20:29:00Z" w16du:dateUtc="2026-07-09T19:29:00Z">
            <w:r w:rsidRPr="00C630E8" w:rsidDel="00C630E8">
              <w:rPr>
                <w:rStyle w:val="Hyperlink"/>
                <w:noProof/>
              </w:rPr>
              <w:delText>4.1.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Requisitos funcionais</w:delText>
            </w:r>
            <w:r w:rsidDel="00C630E8">
              <w:rPr>
                <w:noProof/>
                <w:webHidden/>
              </w:rPr>
              <w:tab/>
              <w:delText>16</w:delText>
            </w:r>
          </w:del>
        </w:p>
        <w:p w14:paraId="350DB435" w14:textId="5B73AB13" w:rsidR="008B6F66" w:rsidDel="00C630E8" w:rsidRDefault="008B6F66">
          <w:pPr>
            <w:pStyle w:val="TOC2"/>
            <w:tabs>
              <w:tab w:val="left" w:pos="960"/>
              <w:tab w:val="right" w:leader="dot" w:pos="8494"/>
            </w:tabs>
            <w:rPr>
              <w:del w:id="297" w:author="Gonçalo Brandão" w:date="2026-07-09T20:29:00Z" w16du:dateUtc="2026-07-09T19:29:00Z"/>
              <w:rFonts w:asciiTheme="minorHAnsi" w:eastAsiaTheme="minorEastAsia" w:hAnsiTheme="minorHAnsi"/>
              <w:noProof/>
              <w:kern w:val="2"/>
              <w:sz w:val="24"/>
              <w:szCs w:val="24"/>
              <w:lang w:val="en-US"/>
              <w14:ligatures w14:val="standardContextual"/>
            </w:rPr>
          </w:pPr>
          <w:del w:id="298" w:author="Gonçalo Brandão" w:date="2026-07-09T20:29:00Z" w16du:dateUtc="2026-07-09T19:29:00Z">
            <w:r w:rsidRPr="00C630E8" w:rsidDel="00C630E8">
              <w:rPr>
                <w:rStyle w:val="Hyperlink"/>
                <w:noProof/>
              </w:rPr>
              <w:delText>4.2.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Requisitos não funcionais</w:delText>
            </w:r>
            <w:r w:rsidDel="00C630E8">
              <w:rPr>
                <w:noProof/>
                <w:webHidden/>
              </w:rPr>
              <w:tab/>
              <w:delText>17</w:delText>
            </w:r>
          </w:del>
        </w:p>
        <w:p w14:paraId="69C734B6" w14:textId="5E002B12" w:rsidR="008B6F66" w:rsidDel="00C630E8" w:rsidRDefault="008B6F66">
          <w:pPr>
            <w:pStyle w:val="TOC2"/>
            <w:tabs>
              <w:tab w:val="left" w:pos="960"/>
              <w:tab w:val="right" w:leader="dot" w:pos="8494"/>
            </w:tabs>
            <w:rPr>
              <w:del w:id="299" w:author="Gonçalo Brandão" w:date="2026-07-09T20:29:00Z" w16du:dateUtc="2026-07-09T19:29:00Z"/>
              <w:rFonts w:asciiTheme="minorHAnsi" w:eastAsiaTheme="minorEastAsia" w:hAnsiTheme="minorHAnsi"/>
              <w:noProof/>
              <w:kern w:val="2"/>
              <w:sz w:val="24"/>
              <w:szCs w:val="24"/>
              <w:lang w:val="en-US"/>
              <w14:ligatures w14:val="standardContextual"/>
            </w:rPr>
          </w:pPr>
          <w:del w:id="300" w:author="Gonçalo Brandão" w:date="2026-07-09T20:29:00Z" w16du:dateUtc="2026-07-09T19:29:00Z">
            <w:r w:rsidRPr="00C630E8" w:rsidDel="00C630E8">
              <w:rPr>
                <w:rStyle w:val="Hyperlink"/>
                <w:noProof/>
              </w:rPr>
              <w:delText>4.3.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Casos de uso e atores</w:delText>
            </w:r>
            <w:r w:rsidDel="00C630E8">
              <w:rPr>
                <w:noProof/>
                <w:webHidden/>
              </w:rPr>
              <w:tab/>
              <w:delText>18</w:delText>
            </w:r>
          </w:del>
        </w:p>
        <w:p w14:paraId="1A3E13B2" w14:textId="5278C77A" w:rsidR="008B6F66" w:rsidDel="00C630E8" w:rsidRDefault="008B6F66">
          <w:pPr>
            <w:pStyle w:val="TOC2"/>
            <w:tabs>
              <w:tab w:val="left" w:pos="960"/>
              <w:tab w:val="right" w:leader="dot" w:pos="8494"/>
            </w:tabs>
            <w:rPr>
              <w:del w:id="301" w:author="Gonçalo Brandão" w:date="2026-07-09T20:29:00Z" w16du:dateUtc="2026-07-09T19:29:00Z"/>
              <w:rFonts w:asciiTheme="minorHAnsi" w:eastAsiaTheme="minorEastAsia" w:hAnsiTheme="minorHAnsi"/>
              <w:noProof/>
              <w:kern w:val="2"/>
              <w:sz w:val="24"/>
              <w:szCs w:val="24"/>
              <w:lang w:val="en-US"/>
              <w14:ligatures w14:val="standardContextual"/>
            </w:rPr>
          </w:pPr>
          <w:del w:id="302" w:author="Gonçalo Brandão" w:date="2026-07-09T20:29:00Z" w16du:dateUtc="2026-07-09T19:29:00Z">
            <w:r w:rsidRPr="00C630E8" w:rsidDel="00C630E8">
              <w:rPr>
                <w:rStyle w:val="Hyperlink"/>
                <w:noProof/>
              </w:rPr>
              <w:delText>4.4.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Restrições técnicas impostas pelo sistema legado</w:delText>
            </w:r>
            <w:r w:rsidDel="00C630E8">
              <w:rPr>
                <w:noProof/>
                <w:webHidden/>
              </w:rPr>
              <w:tab/>
              <w:delText>18</w:delText>
            </w:r>
          </w:del>
        </w:p>
        <w:p w14:paraId="5A864484" w14:textId="452C0E2A" w:rsidR="008B6F66" w:rsidDel="00C630E8" w:rsidRDefault="008B6F66">
          <w:pPr>
            <w:pStyle w:val="TOC1"/>
            <w:tabs>
              <w:tab w:val="left" w:pos="480"/>
              <w:tab w:val="right" w:leader="dot" w:pos="8494"/>
            </w:tabs>
            <w:rPr>
              <w:del w:id="303" w:author="Gonçalo Brandão" w:date="2026-07-09T20:29:00Z" w16du:dateUtc="2026-07-09T19:29:00Z"/>
              <w:rFonts w:asciiTheme="minorHAnsi" w:eastAsiaTheme="minorEastAsia" w:hAnsiTheme="minorHAnsi"/>
              <w:noProof/>
              <w:kern w:val="2"/>
              <w:sz w:val="24"/>
              <w:szCs w:val="24"/>
              <w:lang w:val="en-US"/>
              <w14:ligatures w14:val="standardContextual"/>
            </w:rPr>
          </w:pPr>
          <w:del w:id="304" w:author="Gonçalo Brandão" w:date="2026-07-09T20:29:00Z" w16du:dateUtc="2026-07-09T19:29:00Z">
            <w:r w:rsidRPr="00C630E8" w:rsidDel="00C630E8">
              <w:rPr>
                <w:rStyle w:val="Hyperlink"/>
                <w:noProof/>
              </w:rPr>
              <w:delText>5.</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Arquitetura da solução</w:delText>
            </w:r>
            <w:r w:rsidDel="00C630E8">
              <w:rPr>
                <w:noProof/>
                <w:webHidden/>
              </w:rPr>
              <w:tab/>
              <w:delText>19</w:delText>
            </w:r>
          </w:del>
        </w:p>
        <w:p w14:paraId="6BFF6646" w14:textId="4569E7D0" w:rsidR="008B6F66" w:rsidDel="00C630E8" w:rsidRDefault="008B6F66">
          <w:pPr>
            <w:pStyle w:val="TOC1"/>
            <w:tabs>
              <w:tab w:val="left" w:pos="480"/>
              <w:tab w:val="right" w:leader="dot" w:pos="8494"/>
            </w:tabs>
            <w:rPr>
              <w:del w:id="305" w:author="Gonçalo Brandão" w:date="2026-07-09T20:29:00Z" w16du:dateUtc="2026-07-09T19:29:00Z"/>
              <w:rFonts w:asciiTheme="minorHAnsi" w:eastAsiaTheme="minorEastAsia" w:hAnsiTheme="minorHAnsi"/>
              <w:noProof/>
              <w:kern w:val="2"/>
              <w:sz w:val="24"/>
              <w:szCs w:val="24"/>
              <w:lang w:val="en-US"/>
              <w14:ligatures w14:val="standardContextual"/>
            </w:rPr>
          </w:pPr>
          <w:del w:id="306" w:author="Gonçalo Brandão" w:date="2026-07-09T20:29:00Z" w16du:dateUtc="2026-07-09T19:29:00Z">
            <w:r w:rsidRPr="00C630E8" w:rsidDel="00C630E8">
              <w:rPr>
                <w:rStyle w:val="Hyperlink"/>
                <w:noProof/>
              </w:rPr>
              <w:delText>6.</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Modelo de dados</w:delText>
            </w:r>
            <w:r w:rsidDel="00C630E8">
              <w:rPr>
                <w:noProof/>
                <w:webHidden/>
              </w:rPr>
              <w:tab/>
              <w:delText>19</w:delText>
            </w:r>
          </w:del>
        </w:p>
        <w:p w14:paraId="400381F7" w14:textId="042E7A1B" w:rsidR="008B6F66" w:rsidDel="00C630E8" w:rsidRDefault="008B6F66">
          <w:pPr>
            <w:pStyle w:val="TOC2"/>
            <w:tabs>
              <w:tab w:val="left" w:pos="960"/>
              <w:tab w:val="right" w:leader="dot" w:pos="8494"/>
            </w:tabs>
            <w:rPr>
              <w:del w:id="307" w:author="Gonçalo Brandão" w:date="2026-07-09T20:29:00Z" w16du:dateUtc="2026-07-09T19:29:00Z"/>
              <w:rFonts w:asciiTheme="minorHAnsi" w:eastAsiaTheme="minorEastAsia" w:hAnsiTheme="minorHAnsi"/>
              <w:noProof/>
              <w:kern w:val="2"/>
              <w:sz w:val="24"/>
              <w:szCs w:val="24"/>
              <w:lang w:val="en-US"/>
              <w14:ligatures w14:val="standardContextual"/>
            </w:rPr>
          </w:pPr>
          <w:del w:id="308" w:author="Gonçalo Brandão" w:date="2026-07-09T20:29:00Z" w16du:dateUtc="2026-07-09T19:29:00Z">
            <w:r w:rsidRPr="00C630E8" w:rsidDel="00C630E8">
              <w:rPr>
                <w:rStyle w:val="Hyperlink"/>
                <w:noProof/>
              </w:rPr>
              <w:delText>6.1.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Estratégia TPH (Table-Per-Hierarchy)</w:delText>
            </w:r>
            <w:r w:rsidDel="00C630E8">
              <w:rPr>
                <w:noProof/>
                <w:webHidden/>
              </w:rPr>
              <w:tab/>
              <w:delText>19</w:delText>
            </w:r>
          </w:del>
        </w:p>
        <w:p w14:paraId="619DC85B" w14:textId="304F7BE0" w:rsidR="008B6F66" w:rsidDel="00C630E8" w:rsidRDefault="008B6F66">
          <w:pPr>
            <w:pStyle w:val="TOC2"/>
            <w:tabs>
              <w:tab w:val="left" w:pos="960"/>
              <w:tab w:val="right" w:leader="dot" w:pos="8494"/>
            </w:tabs>
            <w:rPr>
              <w:del w:id="309" w:author="Gonçalo Brandão" w:date="2026-07-09T20:29:00Z" w16du:dateUtc="2026-07-09T19:29:00Z"/>
              <w:rFonts w:asciiTheme="minorHAnsi" w:eastAsiaTheme="minorEastAsia" w:hAnsiTheme="minorHAnsi"/>
              <w:noProof/>
              <w:kern w:val="2"/>
              <w:sz w:val="24"/>
              <w:szCs w:val="24"/>
              <w:lang w:val="en-US"/>
              <w14:ligatures w14:val="standardContextual"/>
            </w:rPr>
          </w:pPr>
          <w:del w:id="310" w:author="Gonçalo Brandão" w:date="2026-07-09T20:29:00Z" w16du:dateUtc="2026-07-09T19:29:00Z">
            <w:r w:rsidRPr="00C630E8" w:rsidDel="00C630E8">
              <w:rPr>
                <w:rStyle w:val="Hyperlink"/>
                <w:noProof/>
              </w:rPr>
              <w:delText>6.2.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Entidades de acesso externo</w:delText>
            </w:r>
            <w:r w:rsidDel="00C630E8">
              <w:rPr>
                <w:noProof/>
                <w:webHidden/>
              </w:rPr>
              <w:tab/>
              <w:delText>19</w:delText>
            </w:r>
          </w:del>
        </w:p>
        <w:p w14:paraId="7D1C2CE9" w14:textId="5C84A42A" w:rsidR="008B6F66" w:rsidDel="00C630E8" w:rsidRDefault="008B6F66">
          <w:pPr>
            <w:pStyle w:val="TOC2"/>
            <w:tabs>
              <w:tab w:val="left" w:pos="960"/>
              <w:tab w:val="right" w:leader="dot" w:pos="8494"/>
            </w:tabs>
            <w:rPr>
              <w:del w:id="311" w:author="Gonçalo Brandão" w:date="2026-07-09T20:29:00Z" w16du:dateUtc="2026-07-09T19:29:00Z"/>
              <w:rFonts w:asciiTheme="minorHAnsi" w:eastAsiaTheme="minorEastAsia" w:hAnsiTheme="minorHAnsi"/>
              <w:noProof/>
              <w:kern w:val="2"/>
              <w:sz w:val="24"/>
              <w:szCs w:val="24"/>
              <w:lang w:val="en-US"/>
              <w14:ligatures w14:val="standardContextual"/>
            </w:rPr>
          </w:pPr>
          <w:del w:id="312" w:author="Gonçalo Brandão" w:date="2026-07-09T20:29:00Z" w16du:dateUtc="2026-07-09T19:29:00Z">
            <w:r w:rsidRPr="00C630E8" w:rsidDel="00C630E8">
              <w:rPr>
                <w:rStyle w:val="Hyperlink"/>
                <w:noProof/>
              </w:rPr>
              <w:delText>6.3.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Entidade de Resultados (snapshot JSON + FinalScore)</w:delText>
            </w:r>
            <w:r w:rsidDel="00C630E8">
              <w:rPr>
                <w:noProof/>
                <w:webHidden/>
              </w:rPr>
              <w:tab/>
              <w:delText>20</w:delText>
            </w:r>
          </w:del>
        </w:p>
        <w:p w14:paraId="3CF3EF64" w14:textId="7B4EA2A3" w:rsidR="008B6F66" w:rsidDel="00C630E8" w:rsidRDefault="008B6F66">
          <w:pPr>
            <w:pStyle w:val="TOC2"/>
            <w:tabs>
              <w:tab w:val="left" w:pos="960"/>
              <w:tab w:val="right" w:leader="dot" w:pos="8494"/>
            </w:tabs>
            <w:rPr>
              <w:del w:id="313" w:author="Gonçalo Brandão" w:date="2026-07-09T20:29:00Z" w16du:dateUtc="2026-07-09T19:29:00Z"/>
              <w:rFonts w:asciiTheme="minorHAnsi" w:eastAsiaTheme="minorEastAsia" w:hAnsiTheme="minorHAnsi"/>
              <w:noProof/>
              <w:kern w:val="2"/>
              <w:sz w:val="24"/>
              <w:szCs w:val="24"/>
              <w:lang w:val="en-US"/>
              <w14:ligatures w14:val="standardContextual"/>
            </w:rPr>
          </w:pPr>
          <w:del w:id="314" w:author="Gonçalo Brandão" w:date="2026-07-09T20:29:00Z" w16du:dateUtc="2026-07-09T19:29:00Z">
            <w:r w:rsidRPr="00C630E8" w:rsidDel="00C630E8">
              <w:rPr>
                <w:rStyle w:val="Hyperlink"/>
                <w:noProof/>
              </w:rPr>
              <w:delText>6.4.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Diagrama de entidades e relações</w:delText>
            </w:r>
            <w:r w:rsidDel="00C630E8">
              <w:rPr>
                <w:noProof/>
                <w:webHidden/>
              </w:rPr>
              <w:tab/>
              <w:delText>20</w:delText>
            </w:r>
          </w:del>
        </w:p>
        <w:p w14:paraId="753395D5" w14:textId="60DE0C2D" w:rsidR="008B6F66" w:rsidDel="00C630E8" w:rsidRDefault="008B6F66">
          <w:pPr>
            <w:pStyle w:val="TOC1"/>
            <w:tabs>
              <w:tab w:val="left" w:pos="480"/>
              <w:tab w:val="right" w:leader="dot" w:pos="8494"/>
            </w:tabs>
            <w:rPr>
              <w:del w:id="315" w:author="Gonçalo Brandão" w:date="2026-07-09T20:29:00Z" w16du:dateUtc="2026-07-09T19:29:00Z"/>
              <w:rFonts w:asciiTheme="minorHAnsi" w:eastAsiaTheme="minorEastAsia" w:hAnsiTheme="minorHAnsi"/>
              <w:noProof/>
              <w:kern w:val="2"/>
              <w:sz w:val="24"/>
              <w:szCs w:val="24"/>
              <w:lang w:val="en-US"/>
              <w14:ligatures w14:val="standardContextual"/>
            </w:rPr>
          </w:pPr>
          <w:del w:id="316" w:author="Gonçalo Brandão" w:date="2026-07-09T20:29:00Z" w16du:dateUtc="2026-07-09T19:29:00Z">
            <w:r w:rsidRPr="00C630E8" w:rsidDel="00C630E8">
              <w:rPr>
                <w:rStyle w:val="Hyperlink"/>
                <w:noProof/>
              </w:rPr>
              <w:delText>7.</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Geração e gestão do </w:delText>
            </w:r>
            <w:r w:rsidRPr="00C630E8" w:rsidDel="00C630E8">
              <w:rPr>
                <w:rStyle w:val="Hyperlink"/>
                <w:i/>
                <w:iCs/>
                <w:noProof/>
              </w:rPr>
              <w:delText>token</w:delText>
            </w:r>
            <w:r w:rsidRPr="00C630E8" w:rsidDel="00C630E8">
              <w:rPr>
                <w:rStyle w:val="Hyperlink"/>
                <w:noProof/>
              </w:rPr>
              <w:delText xml:space="preserve"> temporário</w:delText>
            </w:r>
            <w:r w:rsidDel="00C630E8">
              <w:rPr>
                <w:noProof/>
                <w:webHidden/>
              </w:rPr>
              <w:tab/>
              <w:delText>21</w:delText>
            </w:r>
          </w:del>
        </w:p>
        <w:p w14:paraId="570809A8" w14:textId="7AB42F7C" w:rsidR="008B6F66" w:rsidDel="00C630E8" w:rsidRDefault="008B6F66">
          <w:pPr>
            <w:pStyle w:val="TOC2"/>
            <w:tabs>
              <w:tab w:val="left" w:pos="960"/>
              <w:tab w:val="right" w:leader="dot" w:pos="8494"/>
            </w:tabs>
            <w:rPr>
              <w:del w:id="317" w:author="Gonçalo Brandão" w:date="2026-07-09T20:29:00Z" w16du:dateUtc="2026-07-09T19:29:00Z"/>
              <w:rFonts w:asciiTheme="minorHAnsi" w:eastAsiaTheme="minorEastAsia" w:hAnsiTheme="minorHAnsi"/>
              <w:noProof/>
              <w:kern w:val="2"/>
              <w:sz w:val="24"/>
              <w:szCs w:val="24"/>
              <w:lang w:val="en-US"/>
              <w14:ligatures w14:val="standardContextual"/>
            </w:rPr>
          </w:pPr>
          <w:del w:id="318" w:author="Gonçalo Brandão" w:date="2026-07-09T20:29:00Z" w16du:dateUtc="2026-07-09T19:29:00Z">
            <w:r w:rsidRPr="00C630E8" w:rsidDel="00C630E8">
              <w:rPr>
                <w:rStyle w:val="Hyperlink"/>
                <w:noProof/>
              </w:rPr>
              <w:delText>7.1.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Geração segura do token</w:delText>
            </w:r>
            <w:r w:rsidDel="00C630E8">
              <w:rPr>
                <w:noProof/>
                <w:webHidden/>
              </w:rPr>
              <w:tab/>
              <w:delText>21</w:delText>
            </w:r>
          </w:del>
        </w:p>
        <w:p w14:paraId="6A6766D8" w14:textId="61AF8F98" w:rsidR="008B6F66" w:rsidDel="00C630E8" w:rsidRDefault="008B6F66">
          <w:pPr>
            <w:pStyle w:val="TOC2"/>
            <w:tabs>
              <w:tab w:val="left" w:pos="960"/>
              <w:tab w:val="right" w:leader="dot" w:pos="8494"/>
            </w:tabs>
            <w:rPr>
              <w:del w:id="319" w:author="Gonçalo Brandão" w:date="2026-07-09T20:29:00Z" w16du:dateUtc="2026-07-09T19:29:00Z"/>
              <w:rFonts w:asciiTheme="minorHAnsi" w:eastAsiaTheme="minorEastAsia" w:hAnsiTheme="minorHAnsi"/>
              <w:noProof/>
              <w:kern w:val="2"/>
              <w:sz w:val="24"/>
              <w:szCs w:val="24"/>
              <w:lang w:val="en-US"/>
              <w14:ligatures w14:val="standardContextual"/>
            </w:rPr>
          </w:pPr>
          <w:del w:id="320" w:author="Gonçalo Brandão" w:date="2026-07-09T20:29:00Z" w16du:dateUtc="2026-07-09T19:29:00Z">
            <w:r w:rsidRPr="00C630E8" w:rsidDel="00C630E8">
              <w:rPr>
                <w:rStyle w:val="Hyperlink"/>
                <w:noProof/>
              </w:rPr>
              <w:delText>7.2.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Regras de expiração e validade</w:delText>
            </w:r>
            <w:r w:rsidDel="00C630E8">
              <w:rPr>
                <w:noProof/>
                <w:webHidden/>
              </w:rPr>
              <w:tab/>
              <w:delText>21</w:delText>
            </w:r>
          </w:del>
        </w:p>
        <w:p w14:paraId="1BE14D21" w14:textId="76D8DE75" w:rsidR="008B6F66" w:rsidDel="00C630E8" w:rsidRDefault="008B6F66">
          <w:pPr>
            <w:pStyle w:val="TOC2"/>
            <w:tabs>
              <w:tab w:val="left" w:pos="960"/>
              <w:tab w:val="right" w:leader="dot" w:pos="8494"/>
            </w:tabs>
            <w:rPr>
              <w:del w:id="321" w:author="Gonçalo Brandão" w:date="2026-07-09T20:29:00Z" w16du:dateUtc="2026-07-09T19:29:00Z"/>
              <w:rFonts w:asciiTheme="minorHAnsi" w:eastAsiaTheme="minorEastAsia" w:hAnsiTheme="minorHAnsi"/>
              <w:noProof/>
              <w:kern w:val="2"/>
              <w:sz w:val="24"/>
              <w:szCs w:val="24"/>
              <w:lang w:val="en-US"/>
              <w14:ligatures w14:val="standardContextual"/>
            </w:rPr>
          </w:pPr>
          <w:del w:id="322" w:author="Gonçalo Brandão" w:date="2026-07-09T20:29:00Z" w16du:dateUtc="2026-07-09T19:29:00Z">
            <w:r w:rsidRPr="00C630E8" w:rsidDel="00C630E8">
              <w:rPr>
                <w:rStyle w:val="Hyperlink"/>
                <w:noProof/>
              </w:rPr>
              <w:delText>7.3.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Idempotência no repositório</w:delText>
            </w:r>
            <w:r w:rsidDel="00C630E8">
              <w:rPr>
                <w:noProof/>
                <w:webHidden/>
              </w:rPr>
              <w:tab/>
              <w:delText>21</w:delText>
            </w:r>
          </w:del>
        </w:p>
        <w:p w14:paraId="2D58AA9B" w14:textId="72354E03" w:rsidR="008B6F66" w:rsidDel="00C630E8" w:rsidRDefault="008B6F66">
          <w:pPr>
            <w:pStyle w:val="TOC1"/>
            <w:tabs>
              <w:tab w:val="left" w:pos="480"/>
              <w:tab w:val="right" w:leader="dot" w:pos="8494"/>
            </w:tabs>
            <w:rPr>
              <w:del w:id="323" w:author="Gonçalo Brandão" w:date="2026-07-09T20:29:00Z" w16du:dateUtc="2026-07-09T19:29:00Z"/>
              <w:rFonts w:asciiTheme="minorHAnsi" w:eastAsiaTheme="minorEastAsia" w:hAnsiTheme="minorHAnsi"/>
              <w:noProof/>
              <w:kern w:val="2"/>
              <w:sz w:val="24"/>
              <w:szCs w:val="24"/>
              <w:lang w:val="en-US"/>
              <w14:ligatures w14:val="standardContextual"/>
            </w:rPr>
          </w:pPr>
          <w:del w:id="324" w:author="Gonçalo Brandão" w:date="2026-07-09T20:29:00Z" w16du:dateUtc="2026-07-09T19:29:00Z">
            <w:r w:rsidRPr="00C630E8" w:rsidDel="00C630E8">
              <w:rPr>
                <w:rStyle w:val="Hyperlink"/>
                <w:noProof/>
              </w:rPr>
              <w:delText>8.</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Fluxo de envio de </w:delText>
            </w:r>
            <w:r w:rsidRPr="00C630E8" w:rsidDel="00C630E8">
              <w:rPr>
                <w:rStyle w:val="Hyperlink"/>
                <w:i/>
                <w:iCs/>
                <w:noProof/>
              </w:rPr>
              <w:delText>e-mail</w:delText>
            </w:r>
            <w:r w:rsidDel="00C630E8">
              <w:rPr>
                <w:noProof/>
                <w:webHidden/>
              </w:rPr>
              <w:tab/>
              <w:delText>23</w:delText>
            </w:r>
          </w:del>
        </w:p>
        <w:p w14:paraId="3D95B7F4" w14:textId="4A4F07CC" w:rsidR="008B6F66" w:rsidDel="00C630E8" w:rsidRDefault="008B6F66">
          <w:pPr>
            <w:pStyle w:val="TOC2"/>
            <w:tabs>
              <w:tab w:val="left" w:pos="960"/>
              <w:tab w:val="right" w:leader="dot" w:pos="8494"/>
            </w:tabs>
            <w:rPr>
              <w:del w:id="325" w:author="Gonçalo Brandão" w:date="2026-07-09T20:29:00Z" w16du:dateUtc="2026-07-09T19:29:00Z"/>
              <w:rFonts w:asciiTheme="minorHAnsi" w:eastAsiaTheme="minorEastAsia" w:hAnsiTheme="minorHAnsi"/>
              <w:noProof/>
              <w:kern w:val="2"/>
              <w:sz w:val="24"/>
              <w:szCs w:val="24"/>
              <w:lang w:val="en-US"/>
              <w14:ligatures w14:val="standardContextual"/>
            </w:rPr>
          </w:pPr>
          <w:del w:id="326" w:author="Gonçalo Brandão" w:date="2026-07-09T20:29:00Z" w16du:dateUtc="2026-07-09T19:29:00Z">
            <w:r w:rsidRPr="00C630E8" w:rsidDel="00C630E8">
              <w:rPr>
                <w:rStyle w:val="Hyperlink"/>
                <w:noProof/>
              </w:rPr>
              <w:delText>8.1.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Envio do </w:delText>
            </w:r>
            <w:r w:rsidRPr="00C630E8" w:rsidDel="00C630E8">
              <w:rPr>
                <w:rStyle w:val="Hyperlink"/>
                <w:i/>
                <w:iCs/>
                <w:noProof/>
              </w:rPr>
              <w:delText>e-mail</w:delText>
            </w:r>
            <w:r w:rsidRPr="00C630E8" w:rsidDel="00C630E8">
              <w:rPr>
                <w:rStyle w:val="Hyperlink"/>
                <w:noProof/>
              </w:rPr>
              <w:delText xml:space="preserve"> com o </w:delText>
            </w:r>
            <w:r w:rsidRPr="00C630E8" w:rsidDel="00C630E8">
              <w:rPr>
                <w:rStyle w:val="Hyperlink"/>
                <w:i/>
                <w:iCs/>
                <w:noProof/>
              </w:rPr>
              <w:delText>link</w:delText>
            </w:r>
            <w:r w:rsidRPr="00C630E8" w:rsidDel="00C630E8">
              <w:rPr>
                <w:rStyle w:val="Hyperlink"/>
                <w:noProof/>
              </w:rPr>
              <w:delText xml:space="preserve"> de avaliação</w:delText>
            </w:r>
            <w:r w:rsidDel="00C630E8">
              <w:rPr>
                <w:noProof/>
                <w:webHidden/>
              </w:rPr>
              <w:tab/>
              <w:delText>23</w:delText>
            </w:r>
          </w:del>
        </w:p>
        <w:p w14:paraId="33BED599" w14:textId="2E7A4298" w:rsidR="008B6F66" w:rsidDel="00C630E8" w:rsidRDefault="008B6F66">
          <w:pPr>
            <w:pStyle w:val="TOC2"/>
            <w:tabs>
              <w:tab w:val="left" w:pos="960"/>
              <w:tab w:val="right" w:leader="dot" w:pos="8494"/>
            </w:tabs>
            <w:rPr>
              <w:del w:id="327" w:author="Gonçalo Brandão" w:date="2026-07-09T20:29:00Z" w16du:dateUtc="2026-07-09T19:29:00Z"/>
              <w:rFonts w:asciiTheme="minorHAnsi" w:eastAsiaTheme="minorEastAsia" w:hAnsiTheme="minorHAnsi"/>
              <w:noProof/>
              <w:kern w:val="2"/>
              <w:sz w:val="24"/>
              <w:szCs w:val="24"/>
              <w:lang w:val="en-US"/>
              <w14:ligatures w14:val="standardContextual"/>
            </w:rPr>
          </w:pPr>
          <w:del w:id="328" w:author="Gonçalo Brandão" w:date="2026-07-09T20:29:00Z" w16du:dateUtc="2026-07-09T19:29:00Z">
            <w:r w:rsidRPr="00C630E8" w:rsidDel="00C630E8">
              <w:rPr>
                <w:rStyle w:val="Hyperlink"/>
                <w:noProof/>
              </w:rPr>
              <w:delText>8.2.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i/>
                <w:iCs/>
                <w:noProof/>
              </w:rPr>
              <w:delText>Template</w:delText>
            </w:r>
            <w:r w:rsidRPr="00C630E8" w:rsidDel="00C630E8">
              <w:rPr>
                <w:rStyle w:val="Hyperlink"/>
                <w:noProof/>
              </w:rPr>
              <w:delText xml:space="preserve"> de </w:delText>
            </w:r>
            <w:r w:rsidRPr="00C630E8" w:rsidDel="00C630E8">
              <w:rPr>
                <w:rStyle w:val="Hyperlink"/>
                <w:i/>
                <w:iCs/>
                <w:noProof/>
              </w:rPr>
              <w:delText>e-mail</w:delText>
            </w:r>
            <w:r w:rsidDel="00C630E8">
              <w:rPr>
                <w:noProof/>
                <w:webHidden/>
              </w:rPr>
              <w:tab/>
              <w:delText>24</w:delText>
            </w:r>
          </w:del>
        </w:p>
        <w:p w14:paraId="3B150CC6" w14:textId="0DEAC535" w:rsidR="008B6F66" w:rsidDel="00C630E8" w:rsidRDefault="008B6F66">
          <w:pPr>
            <w:pStyle w:val="TOC2"/>
            <w:tabs>
              <w:tab w:val="left" w:pos="960"/>
              <w:tab w:val="right" w:leader="dot" w:pos="8494"/>
            </w:tabs>
            <w:rPr>
              <w:del w:id="329" w:author="Gonçalo Brandão" w:date="2026-07-09T20:29:00Z" w16du:dateUtc="2026-07-09T19:29:00Z"/>
              <w:rFonts w:asciiTheme="minorHAnsi" w:eastAsiaTheme="minorEastAsia" w:hAnsiTheme="minorHAnsi"/>
              <w:noProof/>
              <w:kern w:val="2"/>
              <w:sz w:val="24"/>
              <w:szCs w:val="24"/>
              <w:lang w:val="en-US"/>
              <w14:ligatures w14:val="standardContextual"/>
            </w:rPr>
          </w:pPr>
          <w:del w:id="330" w:author="Gonçalo Brandão" w:date="2026-07-09T20:29:00Z" w16du:dateUtc="2026-07-09T19:29:00Z">
            <w:r w:rsidRPr="00C630E8" w:rsidDel="00C630E8">
              <w:rPr>
                <w:rStyle w:val="Hyperlink"/>
                <w:noProof/>
              </w:rPr>
              <w:delText>8.3.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Integração com o serviço de envio existente no Sweb</w:delText>
            </w:r>
            <w:r w:rsidDel="00C630E8">
              <w:rPr>
                <w:noProof/>
                <w:webHidden/>
              </w:rPr>
              <w:tab/>
              <w:delText>24</w:delText>
            </w:r>
          </w:del>
        </w:p>
        <w:p w14:paraId="3197D8A1" w14:textId="25326B7F" w:rsidR="008B6F66" w:rsidDel="00C630E8" w:rsidRDefault="008B6F66">
          <w:pPr>
            <w:pStyle w:val="TOC1"/>
            <w:tabs>
              <w:tab w:val="left" w:pos="480"/>
              <w:tab w:val="right" w:leader="dot" w:pos="8494"/>
            </w:tabs>
            <w:rPr>
              <w:del w:id="331" w:author="Gonçalo Brandão" w:date="2026-07-09T20:29:00Z" w16du:dateUtc="2026-07-09T19:29:00Z"/>
              <w:rFonts w:asciiTheme="minorHAnsi" w:eastAsiaTheme="minorEastAsia" w:hAnsiTheme="minorHAnsi"/>
              <w:noProof/>
              <w:kern w:val="2"/>
              <w:sz w:val="24"/>
              <w:szCs w:val="24"/>
              <w:lang w:val="en-US"/>
              <w14:ligatures w14:val="standardContextual"/>
            </w:rPr>
          </w:pPr>
          <w:del w:id="332" w:author="Gonçalo Brandão" w:date="2026-07-09T20:29:00Z" w16du:dateUtc="2026-07-09T19:29:00Z">
            <w:r w:rsidRPr="00C630E8" w:rsidDel="00C630E8">
              <w:rPr>
                <w:rStyle w:val="Hyperlink"/>
                <w:noProof/>
              </w:rPr>
              <w:delText>9.</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Camada de API (Web API 2)</w:delText>
            </w:r>
            <w:r w:rsidDel="00C630E8">
              <w:rPr>
                <w:noProof/>
                <w:webHidden/>
              </w:rPr>
              <w:tab/>
              <w:delText>24</w:delText>
            </w:r>
          </w:del>
        </w:p>
        <w:p w14:paraId="295E6405" w14:textId="04C56502" w:rsidR="008B6F66" w:rsidDel="00C630E8" w:rsidRDefault="008B6F66">
          <w:pPr>
            <w:pStyle w:val="TOC2"/>
            <w:tabs>
              <w:tab w:val="left" w:pos="960"/>
              <w:tab w:val="right" w:leader="dot" w:pos="8494"/>
            </w:tabs>
            <w:rPr>
              <w:del w:id="333" w:author="Gonçalo Brandão" w:date="2026-07-09T20:29:00Z" w16du:dateUtc="2026-07-09T19:29:00Z"/>
              <w:rFonts w:asciiTheme="minorHAnsi" w:eastAsiaTheme="minorEastAsia" w:hAnsiTheme="minorHAnsi"/>
              <w:noProof/>
              <w:kern w:val="2"/>
              <w:sz w:val="24"/>
              <w:szCs w:val="24"/>
              <w:lang w:val="en-US"/>
              <w14:ligatures w14:val="standardContextual"/>
            </w:rPr>
          </w:pPr>
          <w:del w:id="334" w:author="Gonçalo Brandão" w:date="2026-07-09T20:29:00Z" w16du:dateUtc="2026-07-09T19:29:00Z">
            <w:r w:rsidRPr="00C630E8" w:rsidDel="00C630E8">
              <w:rPr>
                <w:rStyle w:val="Hyperlink"/>
                <w:noProof/>
              </w:rPr>
              <w:delText>9.1.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Endpoints de acesso externo</w:delText>
            </w:r>
            <w:r w:rsidDel="00C630E8">
              <w:rPr>
                <w:noProof/>
                <w:webHidden/>
              </w:rPr>
              <w:tab/>
              <w:delText>24</w:delText>
            </w:r>
          </w:del>
        </w:p>
        <w:p w14:paraId="252FCAE4" w14:textId="609BEC4B" w:rsidR="008B6F66" w:rsidDel="00C630E8" w:rsidRDefault="008B6F66">
          <w:pPr>
            <w:pStyle w:val="TOC2"/>
            <w:tabs>
              <w:tab w:val="left" w:pos="960"/>
              <w:tab w:val="right" w:leader="dot" w:pos="8494"/>
            </w:tabs>
            <w:rPr>
              <w:del w:id="335" w:author="Gonçalo Brandão" w:date="2026-07-09T20:29:00Z" w16du:dateUtc="2026-07-09T19:29:00Z"/>
              <w:rFonts w:asciiTheme="minorHAnsi" w:eastAsiaTheme="minorEastAsia" w:hAnsiTheme="minorHAnsi"/>
              <w:noProof/>
              <w:kern w:val="2"/>
              <w:sz w:val="24"/>
              <w:szCs w:val="24"/>
              <w:lang w:val="en-US"/>
              <w14:ligatures w14:val="standardContextual"/>
            </w:rPr>
          </w:pPr>
          <w:del w:id="336" w:author="Gonçalo Brandão" w:date="2026-07-09T20:29:00Z" w16du:dateUtc="2026-07-09T19:29:00Z">
            <w:r w:rsidRPr="00C630E8" w:rsidDel="00C630E8">
              <w:rPr>
                <w:rStyle w:val="Hyperlink"/>
                <w:noProof/>
              </w:rPr>
              <w:delText>9.2.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Submissão de avaliações</w:delText>
            </w:r>
            <w:r w:rsidDel="00C630E8">
              <w:rPr>
                <w:noProof/>
                <w:webHidden/>
              </w:rPr>
              <w:tab/>
              <w:delText>25</w:delText>
            </w:r>
          </w:del>
        </w:p>
        <w:p w14:paraId="358753B6" w14:textId="10448A7D" w:rsidR="008B6F66" w:rsidDel="00C630E8" w:rsidRDefault="008B6F66">
          <w:pPr>
            <w:pStyle w:val="TOC2"/>
            <w:tabs>
              <w:tab w:val="left" w:pos="960"/>
              <w:tab w:val="right" w:leader="dot" w:pos="8494"/>
            </w:tabs>
            <w:rPr>
              <w:del w:id="337" w:author="Gonçalo Brandão" w:date="2026-07-09T20:29:00Z" w16du:dateUtc="2026-07-09T19:29:00Z"/>
              <w:rFonts w:asciiTheme="minorHAnsi" w:eastAsiaTheme="minorEastAsia" w:hAnsiTheme="minorHAnsi"/>
              <w:noProof/>
              <w:kern w:val="2"/>
              <w:sz w:val="24"/>
              <w:szCs w:val="24"/>
              <w:lang w:val="en-US"/>
              <w14:ligatures w14:val="standardContextual"/>
            </w:rPr>
          </w:pPr>
          <w:del w:id="338" w:author="Gonçalo Brandão" w:date="2026-07-09T20:29:00Z" w16du:dateUtc="2026-07-09T19:29:00Z">
            <w:r w:rsidRPr="00C630E8" w:rsidDel="00C630E8">
              <w:rPr>
                <w:rStyle w:val="Hyperlink"/>
                <w:noProof/>
              </w:rPr>
              <w:delText>9.3.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Injeção de dependências (Ninject)</w:delText>
            </w:r>
            <w:r w:rsidDel="00C630E8">
              <w:rPr>
                <w:noProof/>
                <w:webHidden/>
              </w:rPr>
              <w:tab/>
              <w:delText>25</w:delText>
            </w:r>
          </w:del>
        </w:p>
        <w:p w14:paraId="23A34084" w14:textId="4220E790" w:rsidR="008B6F66" w:rsidDel="00C630E8" w:rsidRDefault="008B6F66">
          <w:pPr>
            <w:pStyle w:val="TOC1"/>
            <w:tabs>
              <w:tab w:val="left" w:pos="720"/>
              <w:tab w:val="right" w:leader="dot" w:pos="8494"/>
            </w:tabs>
            <w:rPr>
              <w:del w:id="339" w:author="Gonçalo Brandão" w:date="2026-07-09T20:29:00Z" w16du:dateUtc="2026-07-09T19:29:00Z"/>
              <w:rFonts w:asciiTheme="minorHAnsi" w:eastAsiaTheme="minorEastAsia" w:hAnsiTheme="minorHAnsi"/>
              <w:noProof/>
              <w:kern w:val="2"/>
              <w:sz w:val="24"/>
              <w:szCs w:val="24"/>
              <w:lang w:val="en-US"/>
              <w14:ligatures w14:val="standardContextual"/>
            </w:rPr>
          </w:pPr>
          <w:del w:id="340" w:author="Gonçalo Brandão" w:date="2026-07-09T20:29:00Z" w16du:dateUtc="2026-07-09T19:29:00Z">
            <w:r w:rsidRPr="00C630E8" w:rsidDel="00C630E8">
              <w:rPr>
                <w:rStyle w:val="Hyperlink"/>
                <w:noProof/>
              </w:rPr>
              <w:delText>10.</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Camada de apresentação</w:delText>
            </w:r>
            <w:r w:rsidDel="00C630E8">
              <w:rPr>
                <w:noProof/>
                <w:webHidden/>
              </w:rPr>
              <w:tab/>
              <w:delText>26</w:delText>
            </w:r>
          </w:del>
        </w:p>
        <w:p w14:paraId="48EEC1CC" w14:textId="5792ACC6" w:rsidR="008B6F66" w:rsidDel="00C630E8" w:rsidRDefault="008B6F66">
          <w:pPr>
            <w:pStyle w:val="TOC2"/>
            <w:tabs>
              <w:tab w:val="left" w:pos="960"/>
              <w:tab w:val="right" w:leader="dot" w:pos="8494"/>
            </w:tabs>
            <w:rPr>
              <w:del w:id="341" w:author="Gonçalo Brandão" w:date="2026-07-09T20:29:00Z" w16du:dateUtc="2026-07-09T19:29:00Z"/>
              <w:rFonts w:asciiTheme="minorHAnsi" w:eastAsiaTheme="minorEastAsia" w:hAnsiTheme="minorHAnsi"/>
              <w:noProof/>
              <w:kern w:val="2"/>
              <w:sz w:val="24"/>
              <w:szCs w:val="24"/>
              <w:lang w:val="en-US"/>
              <w14:ligatures w14:val="standardContextual"/>
            </w:rPr>
          </w:pPr>
          <w:del w:id="342" w:author="Gonçalo Brandão" w:date="2026-07-09T20:29:00Z" w16du:dateUtc="2026-07-09T19:29:00Z">
            <w:r w:rsidRPr="00C630E8" w:rsidDel="00C630E8">
              <w:rPr>
                <w:rStyle w:val="Hyperlink"/>
                <w:noProof/>
              </w:rPr>
              <w:delText>10.1.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Formulário de avaliação externo</w:delText>
            </w:r>
            <w:r w:rsidDel="00C630E8">
              <w:rPr>
                <w:noProof/>
                <w:webHidden/>
              </w:rPr>
              <w:tab/>
              <w:delText>26</w:delText>
            </w:r>
          </w:del>
        </w:p>
        <w:p w14:paraId="0A8D91A5" w14:textId="3F286BC1" w:rsidR="008B6F66" w:rsidDel="00C630E8" w:rsidRDefault="008B6F66">
          <w:pPr>
            <w:pStyle w:val="TOC2"/>
            <w:tabs>
              <w:tab w:val="left" w:pos="960"/>
              <w:tab w:val="right" w:leader="dot" w:pos="8494"/>
            </w:tabs>
            <w:rPr>
              <w:del w:id="343" w:author="Gonçalo Brandão" w:date="2026-07-09T20:29:00Z" w16du:dateUtc="2026-07-09T19:29:00Z"/>
              <w:rFonts w:asciiTheme="minorHAnsi" w:eastAsiaTheme="minorEastAsia" w:hAnsiTheme="minorHAnsi"/>
              <w:noProof/>
              <w:kern w:val="2"/>
              <w:sz w:val="24"/>
              <w:szCs w:val="24"/>
              <w:lang w:val="en-US"/>
              <w14:ligatures w14:val="standardContextual"/>
            </w:rPr>
          </w:pPr>
          <w:del w:id="344" w:author="Gonçalo Brandão" w:date="2026-07-09T20:29:00Z" w16du:dateUtc="2026-07-09T19:29:00Z">
            <w:r w:rsidRPr="00C630E8" w:rsidDel="00C630E8">
              <w:rPr>
                <w:rStyle w:val="Hyperlink"/>
                <w:noProof/>
              </w:rPr>
              <w:delText>10.2.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Dashboard interno de resultados</w:delText>
            </w:r>
            <w:r w:rsidDel="00C630E8">
              <w:rPr>
                <w:noProof/>
                <w:webHidden/>
              </w:rPr>
              <w:tab/>
              <w:delText>26</w:delText>
            </w:r>
          </w:del>
        </w:p>
        <w:p w14:paraId="741914F2" w14:textId="7281F926" w:rsidR="008B6F66" w:rsidDel="00C630E8" w:rsidRDefault="008B6F66">
          <w:pPr>
            <w:pStyle w:val="TOC2"/>
            <w:tabs>
              <w:tab w:val="left" w:pos="960"/>
              <w:tab w:val="right" w:leader="dot" w:pos="8494"/>
            </w:tabs>
            <w:rPr>
              <w:del w:id="345" w:author="Gonçalo Brandão" w:date="2026-07-09T20:29:00Z" w16du:dateUtc="2026-07-09T19:29:00Z"/>
              <w:rFonts w:asciiTheme="minorHAnsi" w:eastAsiaTheme="minorEastAsia" w:hAnsiTheme="minorHAnsi"/>
              <w:noProof/>
              <w:kern w:val="2"/>
              <w:sz w:val="24"/>
              <w:szCs w:val="24"/>
              <w:lang w:val="en-US"/>
              <w14:ligatures w14:val="standardContextual"/>
            </w:rPr>
          </w:pPr>
          <w:del w:id="346" w:author="Gonçalo Brandão" w:date="2026-07-09T20:29:00Z" w16du:dateUtc="2026-07-09T19:29:00Z">
            <w:r w:rsidRPr="00C630E8" w:rsidDel="00C630E8">
              <w:rPr>
                <w:rStyle w:val="Hyperlink"/>
                <w:noProof/>
              </w:rPr>
              <w:delText>10.3.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Internacionalização (TranslationsTexts.js)</w:delText>
            </w:r>
            <w:r w:rsidDel="00C630E8">
              <w:rPr>
                <w:noProof/>
                <w:webHidden/>
              </w:rPr>
              <w:tab/>
              <w:delText>26</w:delText>
            </w:r>
          </w:del>
        </w:p>
        <w:p w14:paraId="014575FD" w14:textId="54269419" w:rsidR="008B6F66" w:rsidDel="00C630E8" w:rsidRDefault="008B6F66">
          <w:pPr>
            <w:pStyle w:val="TOC2"/>
            <w:tabs>
              <w:tab w:val="left" w:pos="960"/>
              <w:tab w:val="right" w:leader="dot" w:pos="8494"/>
            </w:tabs>
            <w:rPr>
              <w:del w:id="347" w:author="Gonçalo Brandão" w:date="2026-07-09T20:29:00Z" w16du:dateUtc="2026-07-09T19:29:00Z"/>
              <w:rFonts w:asciiTheme="minorHAnsi" w:eastAsiaTheme="minorEastAsia" w:hAnsiTheme="minorHAnsi"/>
              <w:noProof/>
              <w:kern w:val="2"/>
              <w:sz w:val="24"/>
              <w:szCs w:val="24"/>
              <w:lang w:val="en-US"/>
              <w14:ligatures w14:val="standardContextual"/>
            </w:rPr>
          </w:pPr>
          <w:del w:id="348" w:author="Gonçalo Brandão" w:date="2026-07-09T20:29:00Z" w16du:dateUtc="2026-07-09T19:29:00Z">
            <w:r w:rsidRPr="00C630E8" w:rsidDel="00C630E8">
              <w:rPr>
                <w:rStyle w:val="Hyperlink"/>
                <w:noProof/>
              </w:rPr>
              <w:delText>10.4.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Integração no menu</w:delText>
            </w:r>
            <w:r w:rsidDel="00C630E8">
              <w:rPr>
                <w:noProof/>
                <w:webHidden/>
              </w:rPr>
              <w:tab/>
              <w:delText>26</w:delText>
            </w:r>
          </w:del>
        </w:p>
        <w:p w14:paraId="60CC17F1" w14:textId="7F87270E" w:rsidR="008B6F66" w:rsidDel="00C630E8" w:rsidRDefault="008B6F66">
          <w:pPr>
            <w:pStyle w:val="TOC1"/>
            <w:tabs>
              <w:tab w:val="left" w:pos="720"/>
              <w:tab w:val="right" w:leader="dot" w:pos="8494"/>
            </w:tabs>
            <w:rPr>
              <w:del w:id="349" w:author="Gonçalo Brandão" w:date="2026-07-09T20:29:00Z" w16du:dateUtc="2026-07-09T19:29:00Z"/>
              <w:rFonts w:asciiTheme="minorHAnsi" w:eastAsiaTheme="minorEastAsia" w:hAnsiTheme="minorHAnsi"/>
              <w:noProof/>
              <w:kern w:val="2"/>
              <w:sz w:val="24"/>
              <w:szCs w:val="24"/>
              <w:lang w:val="en-US"/>
              <w14:ligatures w14:val="standardContextual"/>
            </w:rPr>
          </w:pPr>
          <w:del w:id="350" w:author="Gonçalo Brandão" w:date="2026-07-09T20:29:00Z" w16du:dateUtc="2026-07-09T19:29:00Z">
            <w:r w:rsidRPr="00C630E8" w:rsidDel="00C630E8">
              <w:rPr>
                <w:rStyle w:val="Hyperlink"/>
                <w:noProof/>
              </w:rPr>
              <w:delText>11.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Implementação</w:delText>
            </w:r>
            <w:r w:rsidDel="00C630E8">
              <w:rPr>
                <w:noProof/>
                <w:webHidden/>
              </w:rPr>
              <w:tab/>
              <w:delText>27</w:delText>
            </w:r>
          </w:del>
        </w:p>
        <w:p w14:paraId="10BF58C3" w14:textId="24E97EB0" w:rsidR="008B6F66" w:rsidDel="00C630E8" w:rsidRDefault="008B6F66">
          <w:pPr>
            <w:pStyle w:val="TOC2"/>
            <w:tabs>
              <w:tab w:val="left" w:pos="960"/>
              <w:tab w:val="right" w:leader="dot" w:pos="8494"/>
            </w:tabs>
            <w:rPr>
              <w:del w:id="351" w:author="Gonçalo Brandão" w:date="2026-07-09T20:29:00Z" w16du:dateUtc="2026-07-09T19:29:00Z"/>
              <w:rFonts w:asciiTheme="minorHAnsi" w:eastAsiaTheme="minorEastAsia" w:hAnsiTheme="minorHAnsi"/>
              <w:noProof/>
              <w:kern w:val="2"/>
              <w:sz w:val="24"/>
              <w:szCs w:val="24"/>
              <w:lang w:val="en-US"/>
              <w14:ligatures w14:val="standardContextual"/>
            </w:rPr>
          </w:pPr>
          <w:del w:id="352" w:author="Gonçalo Brandão" w:date="2026-07-09T20:29:00Z" w16du:dateUtc="2026-07-09T19:29:00Z">
            <w:r w:rsidRPr="00C630E8" w:rsidDel="00C630E8">
              <w:rPr>
                <w:rStyle w:val="Hyperlink"/>
                <w:noProof/>
              </w:rPr>
              <w:delText>11.1.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Fluxo completo ponta-a-ponta</w:delText>
            </w:r>
            <w:r w:rsidDel="00C630E8">
              <w:rPr>
                <w:noProof/>
                <w:webHidden/>
              </w:rPr>
              <w:tab/>
              <w:delText>27</w:delText>
            </w:r>
          </w:del>
        </w:p>
        <w:p w14:paraId="17BCF879" w14:textId="41BA0917" w:rsidR="008B6F66" w:rsidDel="00C630E8" w:rsidRDefault="008B6F66">
          <w:pPr>
            <w:pStyle w:val="TOC2"/>
            <w:tabs>
              <w:tab w:val="left" w:pos="960"/>
              <w:tab w:val="right" w:leader="dot" w:pos="8494"/>
            </w:tabs>
            <w:rPr>
              <w:del w:id="353" w:author="Gonçalo Brandão" w:date="2026-07-09T20:29:00Z" w16du:dateUtc="2026-07-09T19:29:00Z"/>
              <w:rFonts w:asciiTheme="minorHAnsi" w:eastAsiaTheme="minorEastAsia" w:hAnsiTheme="minorHAnsi"/>
              <w:noProof/>
              <w:kern w:val="2"/>
              <w:sz w:val="24"/>
              <w:szCs w:val="24"/>
              <w:lang w:val="en-US"/>
              <w14:ligatures w14:val="standardContextual"/>
            </w:rPr>
          </w:pPr>
          <w:del w:id="354" w:author="Gonçalo Brandão" w:date="2026-07-09T20:29:00Z" w16du:dateUtc="2026-07-09T19:29:00Z">
            <w:r w:rsidRPr="00C630E8" w:rsidDel="00C630E8">
              <w:rPr>
                <w:rStyle w:val="Hyperlink"/>
                <w:noProof/>
              </w:rPr>
              <w:delText>11.2.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Geração e validação do </w:delText>
            </w:r>
            <w:r w:rsidRPr="00C630E8" w:rsidDel="00C630E8">
              <w:rPr>
                <w:rStyle w:val="Hyperlink"/>
                <w:i/>
                <w:iCs/>
                <w:noProof/>
              </w:rPr>
              <w:delText>link/token</w:delText>
            </w:r>
            <w:r w:rsidDel="00C630E8">
              <w:rPr>
                <w:noProof/>
                <w:webHidden/>
              </w:rPr>
              <w:tab/>
              <w:delText>27</w:delText>
            </w:r>
          </w:del>
        </w:p>
        <w:p w14:paraId="4795064F" w14:textId="2E7CE3AD" w:rsidR="008B6F66" w:rsidDel="00C630E8" w:rsidRDefault="008B6F66">
          <w:pPr>
            <w:pStyle w:val="TOC1"/>
            <w:tabs>
              <w:tab w:val="left" w:pos="720"/>
              <w:tab w:val="right" w:leader="dot" w:pos="8494"/>
            </w:tabs>
            <w:rPr>
              <w:del w:id="355" w:author="Gonçalo Brandão" w:date="2026-07-09T20:29:00Z" w16du:dateUtc="2026-07-09T19:29:00Z"/>
              <w:rFonts w:asciiTheme="minorHAnsi" w:eastAsiaTheme="minorEastAsia" w:hAnsiTheme="minorHAnsi"/>
              <w:noProof/>
              <w:kern w:val="2"/>
              <w:sz w:val="24"/>
              <w:szCs w:val="24"/>
              <w:lang w:val="en-US"/>
              <w14:ligatures w14:val="standardContextual"/>
            </w:rPr>
          </w:pPr>
          <w:del w:id="356" w:author="Gonçalo Brandão" w:date="2026-07-09T20:29:00Z" w16du:dateUtc="2026-07-09T19:29:00Z">
            <w:r w:rsidRPr="00C630E8" w:rsidDel="00C630E8">
              <w:rPr>
                <w:rStyle w:val="Hyperlink"/>
                <w:noProof/>
              </w:rPr>
              <w:delText>12.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Página e formulário externo de avaliação</w:delText>
            </w:r>
            <w:r w:rsidDel="00C630E8">
              <w:rPr>
                <w:noProof/>
                <w:webHidden/>
              </w:rPr>
              <w:tab/>
              <w:delText>28</w:delText>
            </w:r>
          </w:del>
        </w:p>
        <w:p w14:paraId="3B1FE20F" w14:textId="52AA0F36" w:rsidR="008B6F66" w:rsidDel="00C630E8" w:rsidRDefault="008B6F66">
          <w:pPr>
            <w:pStyle w:val="TOC2"/>
            <w:tabs>
              <w:tab w:val="left" w:pos="960"/>
              <w:tab w:val="right" w:leader="dot" w:pos="8494"/>
            </w:tabs>
            <w:rPr>
              <w:del w:id="357" w:author="Gonçalo Brandão" w:date="2026-07-09T20:29:00Z" w16du:dateUtc="2026-07-09T19:29:00Z"/>
              <w:rFonts w:asciiTheme="minorHAnsi" w:eastAsiaTheme="minorEastAsia" w:hAnsiTheme="minorHAnsi"/>
              <w:noProof/>
              <w:kern w:val="2"/>
              <w:sz w:val="24"/>
              <w:szCs w:val="24"/>
              <w:lang w:val="en-US"/>
              <w14:ligatures w14:val="standardContextual"/>
            </w:rPr>
          </w:pPr>
          <w:del w:id="358" w:author="Gonçalo Brandão" w:date="2026-07-09T20:29:00Z" w16du:dateUtc="2026-07-09T19:29:00Z">
            <w:r w:rsidRPr="00C630E8" w:rsidDel="00C630E8">
              <w:rPr>
                <w:rStyle w:val="Hyperlink"/>
                <w:noProof/>
              </w:rPr>
              <w:delText>12.1.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Autenticação via </w:delText>
            </w:r>
            <w:r w:rsidRPr="00C630E8" w:rsidDel="00C630E8">
              <w:rPr>
                <w:rStyle w:val="Hyperlink"/>
                <w:i/>
                <w:iCs/>
                <w:noProof/>
              </w:rPr>
              <w:delText>token</w:delText>
            </w:r>
            <w:r w:rsidDel="00C630E8">
              <w:rPr>
                <w:noProof/>
                <w:webHidden/>
              </w:rPr>
              <w:tab/>
              <w:delText>28</w:delText>
            </w:r>
          </w:del>
        </w:p>
        <w:p w14:paraId="51303FBA" w14:textId="08FC1E57" w:rsidR="008B6F66" w:rsidDel="00C630E8" w:rsidRDefault="008B6F66">
          <w:pPr>
            <w:pStyle w:val="TOC2"/>
            <w:tabs>
              <w:tab w:val="left" w:pos="960"/>
              <w:tab w:val="right" w:leader="dot" w:pos="8494"/>
            </w:tabs>
            <w:rPr>
              <w:del w:id="359" w:author="Gonçalo Brandão" w:date="2026-07-09T20:29:00Z" w16du:dateUtc="2026-07-09T19:29:00Z"/>
              <w:rFonts w:asciiTheme="minorHAnsi" w:eastAsiaTheme="minorEastAsia" w:hAnsiTheme="minorHAnsi"/>
              <w:noProof/>
              <w:kern w:val="2"/>
              <w:sz w:val="24"/>
              <w:szCs w:val="24"/>
              <w:lang w:val="en-US"/>
              <w14:ligatures w14:val="standardContextual"/>
            </w:rPr>
          </w:pPr>
          <w:del w:id="360" w:author="Gonçalo Brandão" w:date="2026-07-09T20:29:00Z" w16du:dateUtc="2026-07-09T19:29:00Z">
            <w:r w:rsidRPr="00C630E8" w:rsidDel="00C630E8">
              <w:rPr>
                <w:rStyle w:val="Hyperlink"/>
                <w:noProof/>
              </w:rPr>
              <w:delText>12.2.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Validações e tratamento de expiração e reutilização</w:delText>
            </w:r>
            <w:r w:rsidDel="00C630E8">
              <w:rPr>
                <w:noProof/>
                <w:webHidden/>
              </w:rPr>
              <w:tab/>
              <w:delText>28</w:delText>
            </w:r>
          </w:del>
        </w:p>
        <w:p w14:paraId="43099A16" w14:textId="2BD524E5" w:rsidR="008B6F66" w:rsidDel="00C630E8" w:rsidRDefault="008B6F66">
          <w:pPr>
            <w:pStyle w:val="TOC2"/>
            <w:tabs>
              <w:tab w:val="left" w:pos="960"/>
              <w:tab w:val="right" w:leader="dot" w:pos="8494"/>
            </w:tabs>
            <w:rPr>
              <w:del w:id="361" w:author="Gonçalo Brandão" w:date="2026-07-09T20:29:00Z" w16du:dateUtc="2026-07-09T19:29:00Z"/>
              <w:rFonts w:asciiTheme="minorHAnsi" w:eastAsiaTheme="minorEastAsia" w:hAnsiTheme="minorHAnsi"/>
              <w:noProof/>
              <w:kern w:val="2"/>
              <w:sz w:val="24"/>
              <w:szCs w:val="24"/>
              <w:lang w:val="en-US"/>
              <w14:ligatures w14:val="standardContextual"/>
            </w:rPr>
          </w:pPr>
          <w:del w:id="362" w:author="Gonçalo Brandão" w:date="2026-07-09T20:29:00Z" w16du:dateUtc="2026-07-09T19:29:00Z">
            <w:r w:rsidRPr="00C630E8" w:rsidDel="00C630E8">
              <w:rPr>
                <w:rStyle w:val="Hyperlink"/>
                <w:noProof/>
              </w:rPr>
              <w:delText>12.3.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Campo AcceptIfTrue e lógica de polaridade booleana</w:delText>
            </w:r>
            <w:r w:rsidDel="00C630E8">
              <w:rPr>
                <w:noProof/>
                <w:webHidden/>
              </w:rPr>
              <w:tab/>
              <w:delText>29</w:delText>
            </w:r>
          </w:del>
        </w:p>
        <w:p w14:paraId="62691DD3" w14:textId="5F8A1C93" w:rsidR="008B6F66" w:rsidDel="00C630E8" w:rsidRDefault="008B6F66">
          <w:pPr>
            <w:pStyle w:val="TOC2"/>
            <w:tabs>
              <w:tab w:val="left" w:pos="960"/>
              <w:tab w:val="right" w:leader="dot" w:pos="8494"/>
            </w:tabs>
            <w:rPr>
              <w:del w:id="363" w:author="Gonçalo Brandão" w:date="2026-07-09T20:29:00Z" w16du:dateUtc="2026-07-09T19:29:00Z"/>
              <w:rFonts w:asciiTheme="minorHAnsi" w:eastAsiaTheme="minorEastAsia" w:hAnsiTheme="minorHAnsi"/>
              <w:noProof/>
              <w:kern w:val="2"/>
              <w:sz w:val="24"/>
              <w:szCs w:val="24"/>
              <w:lang w:val="en-US"/>
              <w14:ligatures w14:val="standardContextual"/>
            </w:rPr>
          </w:pPr>
          <w:del w:id="364" w:author="Gonçalo Brandão" w:date="2026-07-09T20:29:00Z" w16du:dateUtc="2026-07-09T19:29:00Z">
            <w:r w:rsidRPr="00C630E8" w:rsidDel="00C630E8">
              <w:rPr>
                <w:rStyle w:val="Hyperlink"/>
                <w:noProof/>
              </w:rPr>
              <w:delText>12.4.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Funcionalidade de pré-visualização em duas fases</w:delText>
            </w:r>
            <w:r w:rsidDel="00C630E8">
              <w:rPr>
                <w:noProof/>
                <w:webHidden/>
              </w:rPr>
              <w:tab/>
              <w:delText>30</w:delText>
            </w:r>
          </w:del>
        </w:p>
        <w:p w14:paraId="75AA0DB4" w14:textId="2BD7B1BC" w:rsidR="008B6F66" w:rsidDel="00C630E8" w:rsidRDefault="008B6F66">
          <w:pPr>
            <w:pStyle w:val="TOC2"/>
            <w:tabs>
              <w:tab w:val="left" w:pos="960"/>
              <w:tab w:val="right" w:leader="dot" w:pos="8494"/>
            </w:tabs>
            <w:rPr>
              <w:del w:id="365" w:author="Gonçalo Brandão" w:date="2026-07-09T20:29:00Z" w16du:dateUtc="2026-07-09T19:29:00Z"/>
              <w:rFonts w:asciiTheme="minorHAnsi" w:eastAsiaTheme="minorEastAsia" w:hAnsiTheme="minorHAnsi"/>
              <w:noProof/>
              <w:kern w:val="2"/>
              <w:sz w:val="24"/>
              <w:szCs w:val="24"/>
              <w:lang w:val="en-US"/>
              <w14:ligatures w14:val="standardContextual"/>
            </w:rPr>
          </w:pPr>
          <w:del w:id="366" w:author="Gonçalo Brandão" w:date="2026-07-09T20:29:00Z" w16du:dateUtc="2026-07-09T19:29:00Z">
            <w:r w:rsidRPr="00C630E8" w:rsidDel="00C630E8">
              <w:rPr>
                <w:rStyle w:val="Hyperlink"/>
                <w:noProof/>
              </w:rPr>
              <w:delText>12.5.</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Persistência do resultado da avaliação</w:delText>
            </w:r>
            <w:r w:rsidDel="00C630E8">
              <w:rPr>
                <w:noProof/>
                <w:webHidden/>
              </w:rPr>
              <w:tab/>
              <w:delText>31</w:delText>
            </w:r>
          </w:del>
        </w:p>
        <w:p w14:paraId="17DC9B5E" w14:textId="693BC6CC" w:rsidR="008B6F66" w:rsidDel="00C630E8" w:rsidRDefault="008B6F66">
          <w:pPr>
            <w:pStyle w:val="TOC2"/>
            <w:tabs>
              <w:tab w:val="left" w:pos="960"/>
              <w:tab w:val="right" w:leader="dot" w:pos="8494"/>
            </w:tabs>
            <w:rPr>
              <w:del w:id="367" w:author="Gonçalo Brandão" w:date="2026-07-09T20:29:00Z" w16du:dateUtc="2026-07-09T19:29:00Z"/>
              <w:rFonts w:asciiTheme="minorHAnsi" w:eastAsiaTheme="minorEastAsia" w:hAnsiTheme="minorHAnsi"/>
              <w:noProof/>
              <w:kern w:val="2"/>
              <w:sz w:val="24"/>
              <w:szCs w:val="24"/>
              <w:lang w:val="en-US"/>
              <w14:ligatures w14:val="standardContextual"/>
            </w:rPr>
          </w:pPr>
          <w:del w:id="368" w:author="Gonçalo Brandão" w:date="2026-07-09T20:29:00Z" w16du:dateUtc="2026-07-09T19:29:00Z">
            <w:r w:rsidRPr="00C630E8" w:rsidDel="00C630E8">
              <w:rPr>
                <w:rStyle w:val="Hyperlink"/>
                <w:noProof/>
              </w:rPr>
              <w:delText>12.6.</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i/>
                <w:iCs/>
                <w:noProof/>
              </w:rPr>
              <w:delText>Dashboard</w:delText>
            </w:r>
            <w:r w:rsidRPr="00C630E8" w:rsidDel="00C630E8">
              <w:rPr>
                <w:rStyle w:val="Hyperlink"/>
                <w:noProof/>
              </w:rPr>
              <w:delText xml:space="preserve"> de resultados de avaliações</w:delText>
            </w:r>
            <w:r w:rsidDel="00C630E8">
              <w:rPr>
                <w:noProof/>
                <w:webHidden/>
              </w:rPr>
              <w:tab/>
              <w:delText>32</w:delText>
            </w:r>
          </w:del>
        </w:p>
        <w:p w14:paraId="05412B0F" w14:textId="3FEEFFBE" w:rsidR="008B6F66" w:rsidDel="00C630E8" w:rsidRDefault="008B6F66">
          <w:pPr>
            <w:pStyle w:val="TOC2"/>
            <w:tabs>
              <w:tab w:val="left" w:pos="960"/>
              <w:tab w:val="right" w:leader="dot" w:pos="8494"/>
            </w:tabs>
            <w:rPr>
              <w:del w:id="369" w:author="Gonçalo Brandão" w:date="2026-07-09T20:29:00Z" w16du:dateUtc="2026-07-09T19:29:00Z"/>
              <w:rFonts w:asciiTheme="minorHAnsi" w:eastAsiaTheme="minorEastAsia" w:hAnsiTheme="minorHAnsi"/>
              <w:noProof/>
              <w:kern w:val="2"/>
              <w:sz w:val="24"/>
              <w:szCs w:val="24"/>
              <w:lang w:val="en-US"/>
              <w14:ligatures w14:val="standardContextual"/>
            </w:rPr>
          </w:pPr>
          <w:del w:id="370" w:author="Gonçalo Brandão" w:date="2026-07-09T20:29:00Z" w16du:dateUtc="2026-07-09T19:29:00Z">
            <w:r w:rsidRPr="00C630E8" w:rsidDel="00C630E8">
              <w:rPr>
                <w:rStyle w:val="Hyperlink"/>
                <w:noProof/>
              </w:rPr>
              <w:delText>12.7.</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KPIs agregados</w:delText>
            </w:r>
            <w:r w:rsidDel="00C630E8">
              <w:rPr>
                <w:noProof/>
                <w:webHidden/>
              </w:rPr>
              <w:tab/>
              <w:delText>33</w:delText>
            </w:r>
          </w:del>
        </w:p>
        <w:p w14:paraId="301DA3FC" w14:textId="502DC10A" w:rsidR="008B6F66" w:rsidDel="00C630E8" w:rsidRDefault="008B6F66">
          <w:pPr>
            <w:pStyle w:val="TOC2"/>
            <w:tabs>
              <w:tab w:val="left" w:pos="960"/>
              <w:tab w:val="right" w:leader="dot" w:pos="8494"/>
            </w:tabs>
            <w:rPr>
              <w:del w:id="371" w:author="Gonçalo Brandão" w:date="2026-07-09T20:29:00Z" w16du:dateUtc="2026-07-09T19:29:00Z"/>
              <w:rFonts w:asciiTheme="minorHAnsi" w:eastAsiaTheme="minorEastAsia" w:hAnsiTheme="minorHAnsi"/>
              <w:noProof/>
              <w:kern w:val="2"/>
              <w:sz w:val="24"/>
              <w:szCs w:val="24"/>
              <w:lang w:val="en-US"/>
              <w14:ligatures w14:val="standardContextual"/>
            </w:rPr>
          </w:pPr>
          <w:del w:id="372" w:author="Gonçalo Brandão" w:date="2026-07-09T20:29:00Z" w16du:dateUtc="2026-07-09T19:29:00Z">
            <w:r w:rsidRPr="00C630E8" w:rsidDel="00C630E8">
              <w:rPr>
                <w:rStyle w:val="Hyperlink"/>
                <w:noProof/>
              </w:rPr>
              <w:delText>12.8.</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i/>
                <w:iCs/>
                <w:noProof/>
              </w:rPr>
              <w:delText>Feed</w:delText>
            </w:r>
            <w:r w:rsidRPr="00C630E8" w:rsidDel="00C630E8">
              <w:rPr>
                <w:rStyle w:val="Hyperlink"/>
                <w:noProof/>
              </w:rPr>
              <w:delText xml:space="preserve"> de histórico de atividade</w:delText>
            </w:r>
            <w:r w:rsidDel="00C630E8">
              <w:rPr>
                <w:noProof/>
                <w:webHidden/>
              </w:rPr>
              <w:tab/>
              <w:delText>33</w:delText>
            </w:r>
          </w:del>
        </w:p>
        <w:p w14:paraId="7C28C399" w14:textId="7A4A8EC7" w:rsidR="008B6F66" w:rsidDel="00C630E8" w:rsidRDefault="008B6F66">
          <w:pPr>
            <w:pStyle w:val="TOC2"/>
            <w:tabs>
              <w:tab w:val="left" w:pos="960"/>
              <w:tab w:val="right" w:leader="dot" w:pos="8494"/>
            </w:tabs>
            <w:rPr>
              <w:del w:id="373" w:author="Gonçalo Brandão" w:date="2026-07-09T20:29:00Z" w16du:dateUtc="2026-07-09T19:29:00Z"/>
              <w:rFonts w:asciiTheme="minorHAnsi" w:eastAsiaTheme="minorEastAsia" w:hAnsiTheme="minorHAnsi"/>
              <w:noProof/>
              <w:kern w:val="2"/>
              <w:sz w:val="24"/>
              <w:szCs w:val="24"/>
              <w:lang w:val="en-US"/>
              <w14:ligatures w14:val="standardContextual"/>
            </w:rPr>
          </w:pPr>
          <w:del w:id="374" w:author="Gonçalo Brandão" w:date="2026-07-09T20:29:00Z" w16du:dateUtc="2026-07-09T19:29:00Z">
            <w:r w:rsidRPr="00C630E8" w:rsidDel="00C630E8">
              <w:rPr>
                <w:rStyle w:val="Hyperlink"/>
                <w:noProof/>
              </w:rPr>
              <w:delText>12.9.</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Métricas de atividade (activity bar metrics)</w:delText>
            </w:r>
            <w:r w:rsidDel="00C630E8">
              <w:rPr>
                <w:noProof/>
                <w:webHidden/>
              </w:rPr>
              <w:tab/>
              <w:delText>33</w:delText>
            </w:r>
          </w:del>
        </w:p>
        <w:p w14:paraId="42E4C89B" w14:textId="67C0CFF2" w:rsidR="008B6F66" w:rsidDel="00C630E8" w:rsidRDefault="008B6F66">
          <w:pPr>
            <w:pStyle w:val="TOC2"/>
            <w:tabs>
              <w:tab w:val="left" w:pos="1200"/>
              <w:tab w:val="right" w:leader="dot" w:pos="8494"/>
            </w:tabs>
            <w:rPr>
              <w:del w:id="375" w:author="Gonçalo Brandão" w:date="2026-07-09T20:29:00Z" w16du:dateUtc="2026-07-09T19:29:00Z"/>
              <w:rFonts w:asciiTheme="minorHAnsi" w:eastAsiaTheme="minorEastAsia" w:hAnsiTheme="minorHAnsi"/>
              <w:noProof/>
              <w:kern w:val="2"/>
              <w:sz w:val="24"/>
              <w:szCs w:val="24"/>
              <w:lang w:val="en-US"/>
              <w14:ligatures w14:val="standardContextual"/>
            </w:rPr>
          </w:pPr>
          <w:del w:id="376" w:author="Gonçalo Brandão" w:date="2026-07-09T20:29:00Z" w16du:dateUtc="2026-07-09T19:29:00Z">
            <w:r w:rsidRPr="00C630E8" w:rsidDel="00C630E8">
              <w:rPr>
                <w:rStyle w:val="Hyperlink"/>
                <w:noProof/>
              </w:rPr>
              <w:delText>12.10.</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Gráfico de evolução</w:delText>
            </w:r>
            <w:r w:rsidDel="00C630E8">
              <w:rPr>
                <w:noProof/>
                <w:webHidden/>
              </w:rPr>
              <w:tab/>
              <w:delText>34</w:delText>
            </w:r>
          </w:del>
        </w:p>
        <w:p w14:paraId="5DF0BE3E" w14:textId="4D95B2D0" w:rsidR="008B6F66" w:rsidDel="00C630E8" w:rsidRDefault="008B6F66">
          <w:pPr>
            <w:pStyle w:val="TOC1"/>
            <w:tabs>
              <w:tab w:val="left" w:pos="720"/>
              <w:tab w:val="right" w:leader="dot" w:pos="8494"/>
            </w:tabs>
            <w:rPr>
              <w:del w:id="377" w:author="Gonçalo Brandão" w:date="2026-07-09T20:29:00Z" w16du:dateUtc="2026-07-09T19:29:00Z"/>
              <w:rFonts w:asciiTheme="minorHAnsi" w:eastAsiaTheme="minorEastAsia" w:hAnsiTheme="minorHAnsi"/>
              <w:noProof/>
              <w:kern w:val="2"/>
              <w:sz w:val="24"/>
              <w:szCs w:val="24"/>
              <w:lang w:val="en-US"/>
              <w14:ligatures w14:val="standardContextual"/>
            </w:rPr>
          </w:pPr>
          <w:del w:id="378" w:author="Gonçalo Brandão" w:date="2026-07-09T20:29:00Z" w16du:dateUtc="2026-07-09T19:29:00Z">
            <w:r w:rsidRPr="00C630E8" w:rsidDel="00C630E8">
              <w:rPr>
                <w:rStyle w:val="Hyperlink"/>
                <w:noProof/>
              </w:rPr>
              <w:delText>13.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i/>
                <w:iCs/>
                <w:noProof/>
              </w:rPr>
              <w:delText>Dashboard</w:delText>
            </w:r>
            <w:r w:rsidRPr="00C630E8" w:rsidDel="00C630E8">
              <w:rPr>
                <w:rStyle w:val="Hyperlink"/>
                <w:noProof/>
              </w:rPr>
              <w:delText xml:space="preserve"> de qualidade de serviço</w:delText>
            </w:r>
            <w:r w:rsidDel="00C630E8">
              <w:rPr>
                <w:noProof/>
                <w:webHidden/>
              </w:rPr>
              <w:tab/>
              <w:delText>34</w:delText>
            </w:r>
          </w:del>
        </w:p>
        <w:p w14:paraId="77BF4BDA" w14:textId="68A2D06A" w:rsidR="008B6F66" w:rsidDel="00C630E8" w:rsidRDefault="008B6F66">
          <w:pPr>
            <w:pStyle w:val="TOC2"/>
            <w:tabs>
              <w:tab w:val="left" w:pos="960"/>
              <w:tab w:val="right" w:leader="dot" w:pos="8494"/>
            </w:tabs>
            <w:rPr>
              <w:del w:id="379" w:author="Gonçalo Brandão" w:date="2026-07-09T20:29:00Z" w16du:dateUtc="2026-07-09T19:29:00Z"/>
              <w:rFonts w:asciiTheme="minorHAnsi" w:eastAsiaTheme="minorEastAsia" w:hAnsiTheme="minorHAnsi"/>
              <w:noProof/>
              <w:kern w:val="2"/>
              <w:sz w:val="24"/>
              <w:szCs w:val="24"/>
              <w:lang w:val="en-US"/>
              <w14:ligatures w14:val="standardContextual"/>
            </w:rPr>
          </w:pPr>
          <w:del w:id="380" w:author="Gonçalo Brandão" w:date="2026-07-09T20:29:00Z" w16du:dateUtc="2026-07-09T19:29:00Z">
            <w:r w:rsidRPr="00C630E8" w:rsidDel="00C630E8">
              <w:rPr>
                <w:rStyle w:val="Hyperlink"/>
                <w:noProof/>
              </w:rPr>
              <w:delText>13.1.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Separador Executivo</w:delText>
            </w:r>
            <w:r w:rsidDel="00C630E8">
              <w:rPr>
                <w:noProof/>
                <w:webHidden/>
              </w:rPr>
              <w:tab/>
              <w:delText>35</w:delText>
            </w:r>
          </w:del>
        </w:p>
        <w:p w14:paraId="00CDE9A7" w14:textId="225A4517" w:rsidR="008B6F66" w:rsidDel="00C630E8" w:rsidRDefault="008B6F66">
          <w:pPr>
            <w:pStyle w:val="TOC2"/>
            <w:tabs>
              <w:tab w:val="left" w:pos="960"/>
              <w:tab w:val="right" w:leader="dot" w:pos="8494"/>
            </w:tabs>
            <w:rPr>
              <w:del w:id="381" w:author="Gonçalo Brandão" w:date="2026-07-09T20:29:00Z" w16du:dateUtc="2026-07-09T19:29:00Z"/>
              <w:rFonts w:asciiTheme="minorHAnsi" w:eastAsiaTheme="minorEastAsia" w:hAnsiTheme="minorHAnsi"/>
              <w:noProof/>
              <w:kern w:val="2"/>
              <w:sz w:val="24"/>
              <w:szCs w:val="24"/>
              <w:lang w:val="en-US"/>
              <w14:ligatures w14:val="standardContextual"/>
            </w:rPr>
          </w:pPr>
          <w:del w:id="382" w:author="Gonçalo Brandão" w:date="2026-07-09T20:29:00Z" w16du:dateUtc="2026-07-09T19:29:00Z">
            <w:r w:rsidRPr="00C630E8" w:rsidDel="00C630E8">
              <w:rPr>
                <w:rStyle w:val="Hyperlink"/>
                <w:noProof/>
              </w:rPr>
              <w:delText>13.2.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Separador Operacional</w:delText>
            </w:r>
            <w:r w:rsidDel="00C630E8">
              <w:rPr>
                <w:noProof/>
                <w:webHidden/>
              </w:rPr>
              <w:tab/>
              <w:delText>36</w:delText>
            </w:r>
          </w:del>
        </w:p>
        <w:p w14:paraId="76895E17" w14:textId="560315D4" w:rsidR="008B6F66" w:rsidDel="00C630E8" w:rsidRDefault="008B6F66">
          <w:pPr>
            <w:pStyle w:val="TOC2"/>
            <w:tabs>
              <w:tab w:val="left" w:pos="960"/>
              <w:tab w:val="right" w:leader="dot" w:pos="8494"/>
            </w:tabs>
            <w:rPr>
              <w:del w:id="383" w:author="Gonçalo Brandão" w:date="2026-07-09T20:29:00Z" w16du:dateUtc="2026-07-09T19:29:00Z"/>
              <w:rFonts w:asciiTheme="minorHAnsi" w:eastAsiaTheme="minorEastAsia" w:hAnsiTheme="minorHAnsi"/>
              <w:noProof/>
              <w:kern w:val="2"/>
              <w:sz w:val="24"/>
              <w:szCs w:val="24"/>
              <w:lang w:val="en-US"/>
              <w14:ligatures w14:val="standardContextual"/>
            </w:rPr>
          </w:pPr>
          <w:del w:id="384" w:author="Gonçalo Brandão" w:date="2026-07-09T20:29:00Z" w16du:dateUtc="2026-07-09T19:29:00Z">
            <w:r w:rsidRPr="00C630E8" w:rsidDel="00C630E8">
              <w:rPr>
                <w:rStyle w:val="Hyperlink"/>
                <w:noProof/>
              </w:rPr>
              <w:delText>13.3.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Separador Motivos de Insatisfação</w:delText>
            </w:r>
            <w:r w:rsidDel="00C630E8">
              <w:rPr>
                <w:noProof/>
                <w:webHidden/>
              </w:rPr>
              <w:tab/>
              <w:delText>36</w:delText>
            </w:r>
          </w:del>
        </w:p>
        <w:p w14:paraId="0EEBA1EE" w14:textId="2093D05F" w:rsidR="008B6F66" w:rsidDel="00C630E8" w:rsidRDefault="008B6F66">
          <w:pPr>
            <w:pStyle w:val="TOC2"/>
            <w:tabs>
              <w:tab w:val="left" w:pos="960"/>
              <w:tab w:val="right" w:leader="dot" w:pos="8494"/>
            </w:tabs>
            <w:rPr>
              <w:del w:id="385" w:author="Gonçalo Brandão" w:date="2026-07-09T20:29:00Z" w16du:dateUtc="2026-07-09T19:29:00Z"/>
              <w:rFonts w:asciiTheme="minorHAnsi" w:eastAsiaTheme="minorEastAsia" w:hAnsiTheme="minorHAnsi"/>
              <w:noProof/>
              <w:kern w:val="2"/>
              <w:sz w:val="24"/>
              <w:szCs w:val="24"/>
              <w:lang w:val="en-US"/>
              <w14:ligatures w14:val="standardContextual"/>
            </w:rPr>
          </w:pPr>
          <w:del w:id="386" w:author="Gonçalo Brandão" w:date="2026-07-09T20:29:00Z" w16du:dateUtc="2026-07-09T19:29:00Z">
            <w:r w:rsidRPr="00C630E8" w:rsidDel="00C630E8">
              <w:rPr>
                <w:rStyle w:val="Hyperlink"/>
                <w:noProof/>
              </w:rPr>
              <w:delText>13.4.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Separador Clientes em Risco</w:delText>
            </w:r>
            <w:r w:rsidDel="00C630E8">
              <w:rPr>
                <w:noProof/>
                <w:webHidden/>
              </w:rPr>
              <w:tab/>
              <w:delText>37</w:delText>
            </w:r>
          </w:del>
        </w:p>
        <w:p w14:paraId="00AFD300" w14:textId="01C508A5" w:rsidR="008B6F66" w:rsidDel="00C630E8" w:rsidRDefault="008B6F66">
          <w:pPr>
            <w:pStyle w:val="TOC2"/>
            <w:tabs>
              <w:tab w:val="left" w:pos="960"/>
              <w:tab w:val="right" w:leader="dot" w:pos="8494"/>
            </w:tabs>
            <w:rPr>
              <w:del w:id="387" w:author="Gonçalo Brandão" w:date="2026-07-09T20:29:00Z" w16du:dateUtc="2026-07-09T19:29:00Z"/>
              <w:rFonts w:asciiTheme="minorHAnsi" w:eastAsiaTheme="minorEastAsia" w:hAnsiTheme="minorHAnsi"/>
              <w:noProof/>
              <w:kern w:val="2"/>
              <w:sz w:val="24"/>
              <w:szCs w:val="24"/>
              <w:lang w:val="en-US"/>
              <w14:ligatures w14:val="standardContextual"/>
            </w:rPr>
          </w:pPr>
          <w:del w:id="388" w:author="Gonçalo Brandão" w:date="2026-07-09T20:29:00Z" w16du:dateUtc="2026-07-09T19:29:00Z">
            <w:r w:rsidRPr="00C630E8" w:rsidDel="00C630E8">
              <w:rPr>
                <w:rStyle w:val="Hyperlink"/>
                <w:noProof/>
              </w:rPr>
              <w:delText>13.5.</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Fonte de dados e cálculo dos indicadores</w:delText>
            </w:r>
            <w:r w:rsidDel="00C630E8">
              <w:rPr>
                <w:noProof/>
                <w:webHidden/>
              </w:rPr>
              <w:tab/>
              <w:delText>38</w:delText>
            </w:r>
          </w:del>
        </w:p>
        <w:p w14:paraId="743E4891" w14:textId="490955E4" w:rsidR="008B6F66" w:rsidDel="00C630E8" w:rsidRDefault="008B6F66">
          <w:pPr>
            <w:pStyle w:val="TOC2"/>
            <w:tabs>
              <w:tab w:val="left" w:pos="960"/>
              <w:tab w:val="right" w:leader="dot" w:pos="8494"/>
            </w:tabs>
            <w:rPr>
              <w:del w:id="389" w:author="Gonçalo Brandão" w:date="2026-07-09T20:29:00Z" w16du:dateUtc="2026-07-09T19:29:00Z"/>
              <w:rFonts w:asciiTheme="minorHAnsi" w:eastAsiaTheme="minorEastAsia" w:hAnsiTheme="minorHAnsi"/>
              <w:noProof/>
              <w:kern w:val="2"/>
              <w:sz w:val="24"/>
              <w:szCs w:val="24"/>
              <w:lang w:val="en-US"/>
              <w14:ligatures w14:val="standardContextual"/>
            </w:rPr>
          </w:pPr>
          <w:del w:id="390" w:author="Gonçalo Brandão" w:date="2026-07-09T20:29:00Z" w16du:dateUtc="2026-07-09T19:29:00Z">
            <w:r w:rsidRPr="00C630E8" w:rsidDel="00C630E8">
              <w:rPr>
                <w:rStyle w:val="Hyperlink"/>
                <w:noProof/>
              </w:rPr>
              <w:delText>13.6.</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Objetivos, limiares e níveis de risco</w:delText>
            </w:r>
            <w:r w:rsidDel="00C630E8">
              <w:rPr>
                <w:noProof/>
                <w:webHidden/>
              </w:rPr>
              <w:tab/>
              <w:delText>38</w:delText>
            </w:r>
          </w:del>
        </w:p>
        <w:p w14:paraId="1472CAE8" w14:textId="264A5531" w:rsidR="008B6F66" w:rsidDel="00C630E8" w:rsidRDefault="008B6F66">
          <w:pPr>
            <w:pStyle w:val="TOC2"/>
            <w:tabs>
              <w:tab w:val="left" w:pos="960"/>
              <w:tab w:val="right" w:leader="dot" w:pos="8494"/>
            </w:tabs>
            <w:rPr>
              <w:del w:id="391" w:author="Gonçalo Brandão" w:date="2026-07-09T20:29:00Z" w16du:dateUtc="2026-07-09T19:29:00Z"/>
              <w:rFonts w:asciiTheme="minorHAnsi" w:eastAsiaTheme="minorEastAsia" w:hAnsiTheme="minorHAnsi"/>
              <w:noProof/>
              <w:kern w:val="2"/>
              <w:sz w:val="24"/>
              <w:szCs w:val="24"/>
              <w:lang w:val="en-US"/>
              <w14:ligatures w14:val="standardContextual"/>
            </w:rPr>
          </w:pPr>
          <w:del w:id="392" w:author="Gonçalo Brandão" w:date="2026-07-09T20:29:00Z" w16du:dateUtc="2026-07-09T19:29:00Z">
            <w:r w:rsidRPr="00C630E8" w:rsidDel="00C630E8">
              <w:rPr>
                <w:rStyle w:val="Hyperlink"/>
                <w:noProof/>
              </w:rPr>
              <w:delText>13.7.</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Filtro temporal e atualização de dados</w:delText>
            </w:r>
            <w:r w:rsidDel="00C630E8">
              <w:rPr>
                <w:noProof/>
                <w:webHidden/>
              </w:rPr>
              <w:tab/>
              <w:delText>39</w:delText>
            </w:r>
          </w:del>
        </w:p>
        <w:p w14:paraId="12DED869" w14:textId="2C5529F7" w:rsidR="008B6F66" w:rsidDel="00C630E8" w:rsidRDefault="008B6F66">
          <w:pPr>
            <w:pStyle w:val="TOC1"/>
            <w:tabs>
              <w:tab w:val="left" w:pos="720"/>
              <w:tab w:val="right" w:leader="dot" w:pos="8494"/>
            </w:tabs>
            <w:rPr>
              <w:del w:id="393" w:author="Gonçalo Brandão" w:date="2026-07-09T20:29:00Z" w16du:dateUtc="2026-07-09T19:29:00Z"/>
              <w:rFonts w:asciiTheme="minorHAnsi" w:eastAsiaTheme="minorEastAsia" w:hAnsiTheme="minorHAnsi"/>
              <w:noProof/>
              <w:kern w:val="2"/>
              <w:sz w:val="24"/>
              <w:szCs w:val="24"/>
              <w:lang w:val="en-US"/>
              <w14:ligatures w14:val="standardContextual"/>
            </w:rPr>
          </w:pPr>
          <w:del w:id="394" w:author="Gonçalo Brandão" w:date="2026-07-09T20:29:00Z" w16du:dateUtc="2026-07-09T19:29:00Z">
            <w:r w:rsidRPr="00C630E8" w:rsidDel="00C630E8">
              <w:rPr>
                <w:rStyle w:val="Hyperlink"/>
                <w:noProof/>
              </w:rPr>
              <w:delText>14.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Segurança</w:delText>
            </w:r>
            <w:r w:rsidDel="00C630E8">
              <w:rPr>
                <w:noProof/>
                <w:webHidden/>
              </w:rPr>
              <w:tab/>
              <w:delText>39</w:delText>
            </w:r>
          </w:del>
        </w:p>
        <w:p w14:paraId="0A20FB7B" w14:textId="01143C5A" w:rsidR="008B6F66" w:rsidDel="00C630E8" w:rsidRDefault="008B6F66">
          <w:pPr>
            <w:pStyle w:val="TOC2"/>
            <w:tabs>
              <w:tab w:val="left" w:pos="960"/>
              <w:tab w:val="right" w:leader="dot" w:pos="8494"/>
            </w:tabs>
            <w:rPr>
              <w:del w:id="395" w:author="Gonçalo Brandão" w:date="2026-07-09T20:29:00Z" w16du:dateUtc="2026-07-09T19:29:00Z"/>
              <w:rFonts w:asciiTheme="minorHAnsi" w:eastAsiaTheme="minorEastAsia" w:hAnsiTheme="minorHAnsi"/>
              <w:noProof/>
              <w:kern w:val="2"/>
              <w:sz w:val="24"/>
              <w:szCs w:val="24"/>
              <w:lang w:val="en-US"/>
              <w14:ligatures w14:val="standardContextual"/>
            </w:rPr>
          </w:pPr>
          <w:del w:id="396" w:author="Gonçalo Brandão" w:date="2026-07-09T20:29:00Z" w16du:dateUtc="2026-07-09T19:29:00Z">
            <w:r w:rsidRPr="00C630E8" w:rsidDel="00C630E8">
              <w:rPr>
                <w:rStyle w:val="Hyperlink"/>
                <w:noProof/>
              </w:rPr>
              <w:delText>14.1.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Proteção do </w:delText>
            </w:r>
            <w:r w:rsidRPr="00C630E8" w:rsidDel="00C630E8">
              <w:rPr>
                <w:rStyle w:val="Hyperlink"/>
                <w:i/>
                <w:iCs/>
                <w:noProof/>
              </w:rPr>
              <w:delText>token</w:delText>
            </w:r>
            <w:r w:rsidRPr="00C630E8" w:rsidDel="00C630E8">
              <w:rPr>
                <w:rStyle w:val="Hyperlink"/>
                <w:noProof/>
              </w:rPr>
              <w:delText xml:space="preserve"> temporário</w:delText>
            </w:r>
            <w:r w:rsidDel="00C630E8">
              <w:rPr>
                <w:noProof/>
                <w:webHidden/>
              </w:rPr>
              <w:tab/>
              <w:delText>39</w:delText>
            </w:r>
          </w:del>
        </w:p>
        <w:p w14:paraId="2E5C4E2A" w14:textId="7FB307E2" w:rsidR="008B6F66" w:rsidDel="00C630E8" w:rsidRDefault="008B6F66">
          <w:pPr>
            <w:pStyle w:val="TOC2"/>
            <w:tabs>
              <w:tab w:val="left" w:pos="960"/>
              <w:tab w:val="right" w:leader="dot" w:pos="8494"/>
            </w:tabs>
            <w:rPr>
              <w:del w:id="397" w:author="Gonçalo Brandão" w:date="2026-07-09T20:29:00Z" w16du:dateUtc="2026-07-09T19:29:00Z"/>
              <w:rFonts w:asciiTheme="minorHAnsi" w:eastAsiaTheme="minorEastAsia" w:hAnsiTheme="minorHAnsi"/>
              <w:noProof/>
              <w:kern w:val="2"/>
              <w:sz w:val="24"/>
              <w:szCs w:val="24"/>
              <w:lang w:val="en-US"/>
              <w14:ligatures w14:val="standardContextual"/>
            </w:rPr>
          </w:pPr>
          <w:del w:id="398" w:author="Gonçalo Brandão" w:date="2026-07-09T20:29:00Z" w16du:dateUtc="2026-07-09T19:29:00Z">
            <w:r w:rsidRPr="00C630E8" w:rsidDel="00C630E8">
              <w:rPr>
                <w:rStyle w:val="Hyperlink"/>
                <w:noProof/>
              </w:rPr>
              <w:delText>14.2.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Superfície de exposição do acesso externo</w:delText>
            </w:r>
            <w:r w:rsidDel="00C630E8">
              <w:rPr>
                <w:noProof/>
                <w:webHidden/>
              </w:rPr>
              <w:tab/>
              <w:delText>39</w:delText>
            </w:r>
          </w:del>
        </w:p>
        <w:p w14:paraId="262F68BE" w14:textId="5A641C0D" w:rsidR="008B6F66" w:rsidDel="00C630E8" w:rsidRDefault="008B6F66">
          <w:pPr>
            <w:pStyle w:val="TOC2"/>
            <w:tabs>
              <w:tab w:val="left" w:pos="960"/>
              <w:tab w:val="right" w:leader="dot" w:pos="8494"/>
            </w:tabs>
            <w:rPr>
              <w:del w:id="399" w:author="Gonçalo Brandão" w:date="2026-07-09T20:29:00Z" w16du:dateUtc="2026-07-09T19:29:00Z"/>
              <w:rFonts w:asciiTheme="minorHAnsi" w:eastAsiaTheme="minorEastAsia" w:hAnsiTheme="minorHAnsi"/>
              <w:noProof/>
              <w:kern w:val="2"/>
              <w:sz w:val="24"/>
              <w:szCs w:val="24"/>
              <w:lang w:val="en-US"/>
              <w14:ligatures w14:val="standardContextual"/>
            </w:rPr>
          </w:pPr>
          <w:del w:id="400" w:author="Gonçalo Brandão" w:date="2026-07-09T20:29:00Z" w16du:dateUtc="2026-07-09T19:29:00Z">
            <w:r w:rsidRPr="00C630E8" w:rsidDel="00C630E8">
              <w:rPr>
                <w:rStyle w:val="Hyperlink"/>
                <w:noProof/>
              </w:rPr>
              <w:delText>14.3.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Validação e sanitização de dados recebidos do cliente externo</w:delText>
            </w:r>
            <w:r w:rsidDel="00C630E8">
              <w:rPr>
                <w:noProof/>
                <w:webHidden/>
              </w:rPr>
              <w:tab/>
              <w:delText>39</w:delText>
            </w:r>
          </w:del>
        </w:p>
        <w:p w14:paraId="03D1FF71" w14:textId="32670FC2" w:rsidR="008B6F66" w:rsidDel="00C630E8" w:rsidRDefault="008B6F66">
          <w:pPr>
            <w:pStyle w:val="TOC2"/>
            <w:tabs>
              <w:tab w:val="left" w:pos="960"/>
              <w:tab w:val="right" w:leader="dot" w:pos="8494"/>
            </w:tabs>
            <w:rPr>
              <w:del w:id="401" w:author="Gonçalo Brandão" w:date="2026-07-09T20:29:00Z" w16du:dateUtc="2026-07-09T19:29:00Z"/>
              <w:rFonts w:asciiTheme="minorHAnsi" w:eastAsiaTheme="minorEastAsia" w:hAnsiTheme="minorHAnsi"/>
              <w:noProof/>
              <w:kern w:val="2"/>
              <w:sz w:val="24"/>
              <w:szCs w:val="24"/>
              <w:lang w:val="en-US"/>
              <w14:ligatures w14:val="standardContextual"/>
            </w:rPr>
          </w:pPr>
          <w:del w:id="402" w:author="Gonçalo Brandão" w:date="2026-07-09T20:29:00Z" w16du:dateUtc="2026-07-09T19:29:00Z">
            <w:r w:rsidRPr="00C630E8" w:rsidDel="00C630E8">
              <w:rPr>
                <w:rStyle w:val="Hyperlink"/>
                <w:noProof/>
              </w:rPr>
              <w:delText>14.4.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Considerações sobre privacidade dos dados de avaliação</w:delText>
            </w:r>
            <w:r w:rsidDel="00C630E8">
              <w:rPr>
                <w:noProof/>
                <w:webHidden/>
              </w:rPr>
              <w:tab/>
              <w:delText>40</w:delText>
            </w:r>
          </w:del>
        </w:p>
        <w:p w14:paraId="2A41514B" w14:textId="7B7FBA07" w:rsidR="008B6F66" w:rsidDel="00C630E8" w:rsidRDefault="008B6F66">
          <w:pPr>
            <w:pStyle w:val="TOC1"/>
            <w:tabs>
              <w:tab w:val="left" w:pos="720"/>
              <w:tab w:val="right" w:leader="dot" w:pos="8494"/>
            </w:tabs>
            <w:rPr>
              <w:del w:id="403" w:author="Gonçalo Brandão" w:date="2026-07-09T20:29:00Z" w16du:dateUtc="2026-07-09T19:29:00Z"/>
              <w:rFonts w:asciiTheme="minorHAnsi" w:eastAsiaTheme="minorEastAsia" w:hAnsiTheme="minorHAnsi"/>
              <w:noProof/>
              <w:kern w:val="2"/>
              <w:sz w:val="24"/>
              <w:szCs w:val="24"/>
              <w:lang w:val="en-US"/>
              <w14:ligatures w14:val="standardContextual"/>
            </w:rPr>
          </w:pPr>
          <w:del w:id="404" w:author="Gonçalo Brandão" w:date="2026-07-09T20:29:00Z" w16du:dateUtc="2026-07-09T19:29:00Z">
            <w:r w:rsidRPr="00C630E8" w:rsidDel="00C630E8">
              <w:rPr>
                <w:rStyle w:val="Hyperlink"/>
                <w:noProof/>
              </w:rPr>
              <w:delText>15.</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Resultados</w:delText>
            </w:r>
            <w:r w:rsidDel="00C630E8">
              <w:rPr>
                <w:noProof/>
                <w:webHidden/>
              </w:rPr>
              <w:tab/>
              <w:delText>40</w:delText>
            </w:r>
          </w:del>
        </w:p>
        <w:p w14:paraId="26D8696A" w14:textId="652AE8DF" w:rsidR="008B6F66" w:rsidDel="00C630E8" w:rsidRDefault="008B6F66">
          <w:pPr>
            <w:pStyle w:val="TOC2"/>
            <w:tabs>
              <w:tab w:val="left" w:pos="960"/>
              <w:tab w:val="right" w:leader="dot" w:pos="8494"/>
            </w:tabs>
            <w:rPr>
              <w:del w:id="405" w:author="Gonçalo Brandão" w:date="2026-07-09T20:29:00Z" w16du:dateUtc="2026-07-09T19:29:00Z"/>
              <w:rFonts w:asciiTheme="minorHAnsi" w:eastAsiaTheme="minorEastAsia" w:hAnsiTheme="minorHAnsi"/>
              <w:noProof/>
              <w:kern w:val="2"/>
              <w:sz w:val="24"/>
              <w:szCs w:val="24"/>
              <w:lang w:val="en-US"/>
              <w14:ligatures w14:val="standardContextual"/>
            </w:rPr>
          </w:pPr>
          <w:del w:id="406" w:author="Gonçalo Brandão" w:date="2026-07-09T20:29:00Z" w16du:dateUtc="2026-07-09T19:29:00Z">
            <w:r w:rsidRPr="00C630E8" w:rsidDel="00C630E8">
              <w:rPr>
                <w:rStyle w:val="Hyperlink"/>
                <w:noProof/>
              </w:rPr>
              <w:delText>15.1.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Demonstração do fluxo completo</w:delText>
            </w:r>
            <w:r w:rsidDel="00C630E8">
              <w:rPr>
                <w:noProof/>
                <w:webHidden/>
              </w:rPr>
              <w:tab/>
              <w:delText>40</w:delText>
            </w:r>
          </w:del>
        </w:p>
        <w:p w14:paraId="5750BFB4" w14:textId="0D8ABE6F" w:rsidR="008B6F66" w:rsidDel="00C630E8" w:rsidRDefault="008B6F66">
          <w:pPr>
            <w:pStyle w:val="TOC2"/>
            <w:tabs>
              <w:tab w:val="left" w:pos="960"/>
              <w:tab w:val="right" w:leader="dot" w:pos="8494"/>
            </w:tabs>
            <w:rPr>
              <w:del w:id="407" w:author="Gonçalo Brandão" w:date="2026-07-09T20:29:00Z" w16du:dateUtc="2026-07-09T19:29:00Z"/>
              <w:rFonts w:asciiTheme="minorHAnsi" w:eastAsiaTheme="minorEastAsia" w:hAnsiTheme="minorHAnsi"/>
              <w:noProof/>
              <w:kern w:val="2"/>
              <w:sz w:val="24"/>
              <w:szCs w:val="24"/>
              <w:lang w:val="en-US"/>
              <w14:ligatures w14:val="standardContextual"/>
            </w:rPr>
          </w:pPr>
          <w:del w:id="408" w:author="Gonçalo Brandão" w:date="2026-07-09T20:29:00Z" w16du:dateUtc="2026-07-09T19:29:00Z">
            <w:r w:rsidRPr="00C630E8" w:rsidDel="00C630E8">
              <w:rPr>
                <w:rStyle w:val="Hyperlink"/>
                <w:noProof/>
              </w:rPr>
              <w:delText>15.2.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Análise dos dados recolhidos</w:delText>
            </w:r>
            <w:r w:rsidDel="00C630E8">
              <w:rPr>
                <w:noProof/>
                <w:webHidden/>
              </w:rPr>
              <w:tab/>
              <w:delText>41</w:delText>
            </w:r>
          </w:del>
        </w:p>
        <w:p w14:paraId="4FD73F12" w14:textId="53FA7771" w:rsidR="008B6F66" w:rsidDel="00C630E8" w:rsidRDefault="008B6F66">
          <w:pPr>
            <w:pStyle w:val="TOC2"/>
            <w:tabs>
              <w:tab w:val="left" w:pos="960"/>
              <w:tab w:val="right" w:leader="dot" w:pos="8494"/>
            </w:tabs>
            <w:rPr>
              <w:del w:id="409" w:author="Gonçalo Brandão" w:date="2026-07-09T20:29:00Z" w16du:dateUtc="2026-07-09T19:29:00Z"/>
              <w:rFonts w:asciiTheme="minorHAnsi" w:eastAsiaTheme="minorEastAsia" w:hAnsiTheme="minorHAnsi"/>
              <w:noProof/>
              <w:kern w:val="2"/>
              <w:sz w:val="24"/>
              <w:szCs w:val="24"/>
              <w:lang w:val="en-US"/>
              <w14:ligatures w14:val="standardContextual"/>
            </w:rPr>
          </w:pPr>
          <w:del w:id="410" w:author="Gonçalo Brandão" w:date="2026-07-09T20:29:00Z" w16du:dateUtc="2026-07-09T19:29:00Z">
            <w:r w:rsidRPr="00C630E8" w:rsidDel="00C630E8">
              <w:rPr>
                <w:rStyle w:val="Hyperlink"/>
                <w:noProof/>
              </w:rPr>
              <w:delText>15.3.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Impacto esperado no processo de avaliação de clientes</w:delText>
            </w:r>
            <w:r w:rsidDel="00C630E8">
              <w:rPr>
                <w:noProof/>
                <w:webHidden/>
              </w:rPr>
              <w:tab/>
              <w:delText>41</w:delText>
            </w:r>
          </w:del>
        </w:p>
        <w:p w14:paraId="0F9B77D9" w14:textId="55A01533" w:rsidR="008B6F66" w:rsidDel="00C630E8" w:rsidRDefault="008B6F66">
          <w:pPr>
            <w:pStyle w:val="TOC2"/>
            <w:tabs>
              <w:tab w:val="left" w:pos="960"/>
              <w:tab w:val="right" w:leader="dot" w:pos="8494"/>
            </w:tabs>
            <w:rPr>
              <w:del w:id="411" w:author="Gonçalo Brandão" w:date="2026-07-09T20:29:00Z" w16du:dateUtc="2026-07-09T19:29:00Z"/>
              <w:rFonts w:asciiTheme="minorHAnsi" w:eastAsiaTheme="minorEastAsia" w:hAnsiTheme="minorHAnsi"/>
              <w:noProof/>
              <w:kern w:val="2"/>
              <w:sz w:val="24"/>
              <w:szCs w:val="24"/>
              <w:lang w:val="en-US"/>
              <w14:ligatures w14:val="standardContextual"/>
            </w:rPr>
          </w:pPr>
          <w:del w:id="412" w:author="Gonçalo Brandão" w:date="2026-07-09T20:29:00Z" w16du:dateUtc="2026-07-09T19:29:00Z">
            <w:r w:rsidRPr="00C630E8" w:rsidDel="00C630E8">
              <w:rPr>
                <w:rStyle w:val="Hyperlink"/>
                <w:noProof/>
              </w:rPr>
              <w:delText>15.4.</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Comparação antes e depois</w:delText>
            </w:r>
            <w:r w:rsidDel="00C630E8">
              <w:rPr>
                <w:noProof/>
                <w:webHidden/>
              </w:rPr>
              <w:tab/>
              <w:delText>41</w:delText>
            </w:r>
          </w:del>
        </w:p>
        <w:p w14:paraId="5A517F4C" w14:textId="46D2AC12" w:rsidR="008B6F66" w:rsidDel="00C630E8" w:rsidRDefault="008B6F66">
          <w:pPr>
            <w:pStyle w:val="TOC1"/>
            <w:tabs>
              <w:tab w:val="left" w:pos="720"/>
              <w:tab w:val="right" w:leader="dot" w:pos="8494"/>
            </w:tabs>
            <w:rPr>
              <w:del w:id="413" w:author="Gonçalo Brandão" w:date="2026-07-09T20:29:00Z" w16du:dateUtc="2026-07-09T19:29:00Z"/>
              <w:rFonts w:asciiTheme="minorHAnsi" w:eastAsiaTheme="minorEastAsia" w:hAnsiTheme="minorHAnsi"/>
              <w:noProof/>
              <w:kern w:val="2"/>
              <w:sz w:val="24"/>
              <w:szCs w:val="24"/>
              <w:lang w:val="en-US"/>
              <w14:ligatures w14:val="standardContextual"/>
            </w:rPr>
          </w:pPr>
          <w:del w:id="414" w:author="Gonçalo Brandão" w:date="2026-07-09T20:29:00Z" w16du:dateUtc="2026-07-09T19:29:00Z">
            <w:r w:rsidRPr="00C630E8" w:rsidDel="00C630E8">
              <w:rPr>
                <w:rStyle w:val="Hyperlink"/>
                <w:noProof/>
              </w:rPr>
              <w:delText>16.</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 xml:space="preserve">Dificuldades encontradas e decisões de </w:delText>
            </w:r>
            <w:r w:rsidRPr="00C630E8" w:rsidDel="00C630E8">
              <w:rPr>
                <w:rStyle w:val="Hyperlink"/>
                <w:i/>
                <w:iCs/>
                <w:noProof/>
              </w:rPr>
              <w:delText>design</w:delText>
            </w:r>
            <w:r w:rsidDel="00C630E8">
              <w:rPr>
                <w:noProof/>
                <w:webHidden/>
              </w:rPr>
              <w:tab/>
              <w:delText>42</w:delText>
            </w:r>
          </w:del>
        </w:p>
        <w:p w14:paraId="038D5AAF" w14:textId="2401C520" w:rsidR="008B6F66" w:rsidDel="00C630E8" w:rsidRDefault="008B6F66">
          <w:pPr>
            <w:pStyle w:val="TOC2"/>
            <w:tabs>
              <w:tab w:val="left" w:pos="960"/>
              <w:tab w:val="right" w:leader="dot" w:pos="8494"/>
            </w:tabs>
            <w:rPr>
              <w:del w:id="415" w:author="Gonçalo Brandão" w:date="2026-07-09T20:29:00Z" w16du:dateUtc="2026-07-09T19:29:00Z"/>
              <w:rFonts w:asciiTheme="minorHAnsi" w:eastAsiaTheme="minorEastAsia" w:hAnsiTheme="minorHAnsi"/>
              <w:noProof/>
              <w:kern w:val="2"/>
              <w:sz w:val="24"/>
              <w:szCs w:val="24"/>
              <w:lang w:val="en-US"/>
              <w14:ligatures w14:val="standardContextual"/>
            </w:rPr>
          </w:pPr>
          <w:del w:id="416" w:author="Gonçalo Brandão" w:date="2026-07-09T20:29:00Z" w16du:dateUtc="2026-07-09T19:29:00Z">
            <w:r w:rsidRPr="00C630E8" w:rsidDel="00C630E8">
              <w:rPr>
                <w:rStyle w:val="Hyperlink"/>
                <w:noProof/>
              </w:rPr>
              <w:delText>16.1.</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Trade-offs arquiteturais (TPH versus TPT para as entidades de acesso externo)</w:delText>
            </w:r>
            <w:r w:rsidDel="00C630E8">
              <w:rPr>
                <w:noProof/>
                <w:webHidden/>
              </w:rPr>
              <w:tab/>
              <w:delText>42</w:delText>
            </w:r>
          </w:del>
        </w:p>
        <w:p w14:paraId="60DC9768" w14:textId="36F60E32" w:rsidR="008B6F66" w:rsidDel="00C630E8" w:rsidRDefault="008B6F66">
          <w:pPr>
            <w:pStyle w:val="TOC2"/>
            <w:tabs>
              <w:tab w:val="left" w:pos="960"/>
              <w:tab w:val="right" w:leader="dot" w:pos="8494"/>
            </w:tabs>
            <w:rPr>
              <w:del w:id="417" w:author="Gonçalo Brandão" w:date="2026-07-09T20:29:00Z" w16du:dateUtc="2026-07-09T19:29:00Z"/>
              <w:rFonts w:asciiTheme="minorHAnsi" w:eastAsiaTheme="minorEastAsia" w:hAnsiTheme="minorHAnsi"/>
              <w:noProof/>
              <w:kern w:val="2"/>
              <w:sz w:val="24"/>
              <w:szCs w:val="24"/>
              <w:lang w:val="en-US"/>
              <w14:ligatures w14:val="standardContextual"/>
            </w:rPr>
          </w:pPr>
          <w:del w:id="418" w:author="Gonçalo Brandão" w:date="2026-07-09T20:29:00Z" w16du:dateUtc="2026-07-09T19:29:00Z">
            <w:r w:rsidRPr="00C630E8" w:rsidDel="00C630E8">
              <w:rPr>
                <w:rStyle w:val="Hyperlink"/>
                <w:noProof/>
              </w:rPr>
              <w:delText>16.2.</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i/>
                <w:iCs/>
                <w:noProof/>
              </w:rPr>
              <w:delText>Snapshot</w:delText>
            </w:r>
            <w:r w:rsidRPr="00C630E8" w:rsidDel="00C630E8">
              <w:rPr>
                <w:rStyle w:val="Hyperlink"/>
                <w:noProof/>
              </w:rPr>
              <w:delText xml:space="preserve"> JSON versus modelo relacional normalizado</w:delText>
            </w:r>
            <w:r w:rsidDel="00C630E8">
              <w:rPr>
                <w:noProof/>
                <w:webHidden/>
              </w:rPr>
              <w:tab/>
              <w:delText>43</w:delText>
            </w:r>
          </w:del>
        </w:p>
        <w:p w14:paraId="09A95497" w14:textId="5A7B5FC6" w:rsidR="008B6F66" w:rsidDel="00C630E8" w:rsidRDefault="008B6F66">
          <w:pPr>
            <w:pStyle w:val="TOC2"/>
            <w:tabs>
              <w:tab w:val="left" w:pos="960"/>
              <w:tab w:val="right" w:leader="dot" w:pos="8494"/>
            </w:tabs>
            <w:rPr>
              <w:del w:id="419" w:author="Gonçalo Brandão" w:date="2026-07-09T20:29:00Z" w16du:dateUtc="2026-07-09T19:29:00Z"/>
              <w:rFonts w:asciiTheme="minorHAnsi" w:eastAsiaTheme="minorEastAsia" w:hAnsiTheme="minorHAnsi"/>
              <w:noProof/>
              <w:kern w:val="2"/>
              <w:sz w:val="24"/>
              <w:szCs w:val="24"/>
              <w:lang w:val="en-US"/>
              <w14:ligatures w14:val="standardContextual"/>
            </w:rPr>
          </w:pPr>
          <w:del w:id="420" w:author="Gonçalo Brandão" w:date="2026-07-09T20:29:00Z" w16du:dateUtc="2026-07-09T19:29:00Z">
            <w:r w:rsidRPr="00C630E8" w:rsidDel="00C630E8">
              <w:rPr>
                <w:rStyle w:val="Hyperlink"/>
                <w:noProof/>
              </w:rPr>
              <w:delText>16.3.</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Idempotência e regeneração de token como trade-off de segurança</w:delText>
            </w:r>
            <w:r w:rsidDel="00C630E8">
              <w:rPr>
                <w:noProof/>
                <w:webHidden/>
              </w:rPr>
              <w:tab/>
              <w:delText>43</w:delText>
            </w:r>
          </w:del>
        </w:p>
        <w:p w14:paraId="401ED63C" w14:textId="7B5BB651" w:rsidR="008B6F66" w:rsidDel="00C630E8" w:rsidRDefault="008B6F66">
          <w:pPr>
            <w:pStyle w:val="TOC1"/>
            <w:tabs>
              <w:tab w:val="left" w:pos="720"/>
              <w:tab w:val="right" w:leader="dot" w:pos="8494"/>
            </w:tabs>
            <w:rPr>
              <w:del w:id="421" w:author="Gonçalo Brandão" w:date="2026-07-09T20:29:00Z" w16du:dateUtc="2026-07-09T19:29:00Z"/>
              <w:rFonts w:asciiTheme="minorHAnsi" w:eastAsiaTheme="minorEastAsia" w:hAnsiTheme="minorHAnsi"/>
              <w:noProof/>
              <w:kern w:val="2"/>
              <w:sz w:val="24"/>
              <w:szCs w:val="24"/>
              <w:lang w:val="en-US"/>
              <w14:ligatures w14:val="standardContextual"/>
            </w:rPr>
          </w:pPr>
          <w:del w:id="422" w:author="Gonçalo Brandão" w:date="2026-07-09T20:29:00Z" w16du:dateUtc="2026-07-09T19:29:00Z">
            <w:r w:rsidRPr="00C630E8" w:rsidDel="00C630E8">
              <w:rPr>
                <w:rStyle w:val="Hyperlink"/>
                <w:noProof/>
              </w:rPr>
              <w:delText>17.</w:delText>
            </w:r>
            <w:r w:rsidDel="00C630E8">
              <w:rPr>
                <w:rFonts w:asciiTheme="minorHAnsi" w:eastAsiaTheme="minorEastAsia" w:hAnsiTheme="minorHAnsi"/>
                <w:noProof/>
                <w:kern w:val="2"/>
                <w:sz w:val="24"/>
                <w:szCs w:val="24"/>
                <w:lang w:val="en-US"/>
                <w14:ligatures w14:val="standardContextual"/>
              </w:rPr>
              <w:tab/>
            </w:r>
            <w:r w:rsidRPr="00C630E8" w:rsidDel="00C630E8">
              <w:rPr>
                <w:rStyle w:val="Hyperlink"/>
                <w:noProof/>
              </w:rPr>
              <w:delText>Conclusão e futuros desenvolvimentos</w:delText>
            </w:r>
            <w:r w:rsidDel="00C630E8">
              <w:rPr>
                <w:noProof/>
                <w:webHidden/>
              </w:rPr>
              <w:tab/>
              <w:delText>44</w:delText>
            </w:r>
          </w:del>
        </w:p>
        <w:p w14:paraId="7A0D8A2B" w14:textId="34082A33" w:rsidR="008B6F66" w:rsidDel="00C630E8" w:rsidRDefault="008B6F66">
          <w:pPr>
            <w:pStyle w:val="TOC2"/>
            <w:tabs>
              <w:tab w:val="right" w:leader="dot" w:pos="8494"/>
            </w:tabs>
            <w:rPr>
              <w:del w:id="423" w:author="Gonçalo Brandão" w:date="2026-07-09T20:29:00Z" w16du:dateUtc="2026-07-09T19:29:00Z"/>
              <w:rFonts w:asciiTheme="minorHAnsi" w:eastAsiaTheme="minorEastAsia" w:hAnsiTheme="minorHAnsi"/>
              <w:noProof/>
              <w:kern w:val="2"/>
              <w:sz w:val="24"/>
              <w:szCs w:val="24"/>
              <w:lang w:val="en-US"/>
              <w14:ligatures w14:val="standardContextual"/>
            </w:rPr>
          </w:pPr>
          <w:del w:id="424" w:author="Gonçalo Brandão" w:date="2026-07-09T20:29:00Z" w16du:dateUtc="2026-07-09T19:29:00Z">
            <w:r w:rsidRPr="00C630E8" w:rsidDel="00C630E8">
              <w:rPr>
                <w:rStyle w:val="Hyperlink"/>
                <w:noProof/>
              </w:rPr>
              <w:delText>Síntese dos objetivos alcançados</w:delText>
            </w:r>
            <w:r w:rsidDel="00C630E8">
              <w:rPr>
                <w:noProof/>
                <w:webHidden/>
              </w:rPr>
              <w:tab/>
              <w:delText>44</w:delText>
            </w:r>
          </w:del>
        </w:p>
        <w:p w14:paraId="747A93AC" w14:textId="6B83F799" w:rsidR="008B6F66" w:rsidDel="00C630E8" w:rsidRDefault="008B6F66">
          <w:pPr>
            <w:pStyle w:val="TOC2"/>
            <w:tabs>
              <w:tab w:val="right" w:leader="dot" w:pos="8494"/>
            </w:tabs>
            <w:rPr>
              <w:del w:id="425" w:author="Gonçalo Brandão" w:date="2026-07-09T20:29:00Z" w16du:dateUtc="2026-07-09T19:29:00Z"/>
              <w:rFonts w:asciiTheme="minorHAnsi" w:eastAsiaTheme="minorEastAsia" w:hAnsiTheme="minorHAnsi"/>
              <w:noProof/>
              <w:kern w:val="2"/>
              <w:sz w:val="24"/>
              <w:szCs w:val="24"/>
              <w:lang w:val="en-US"/>
              <w14:ligatures w14:val="standardContextual"/>
            </w:rPr>
          </w:pPr>
          <w:del w:id="426" w:author="Gonçalo Brandão" w:date="2026-07-09T20:29:00Z" w16du:dateUtc="2026-07-09T19:29:00Z">
            <w:r w:rsidRPr="00C630E8" w:rsidDel="00C630E8">
              <w:rPr>
                <w:rStyle w:val="Hyperlink"/>
                <w:noProof/>
              </w:rPr>
              <w:delText>Contribuições do projeto para o Sweb</w:delText>
            </w:r>
            <w:r w:rsidDel="00C630E8">
              <w:rPr>
                <w:noProof/>
                <w:webHidden/>
              </w:rPr>
              <w:tab/>
              <w:delText>44</w:delText>
            </w:r>
          </w:del>
        </w:p>
        <w:p w14:paraId="1D8017A9" w14:textId="4B1DE9D8" w:rsidR="008B6F66" w:rsidDel="00C630E8" w:rsidRDefault="008B6F66">
          <w:pPr>
            <w:pStyle w:val="TOC2"/>
            <w:tabs>
              <w:tab w:val="right" w:leader="dot" w:pos="8494"/>
            </w:tabs>
            <w:rPr>
              <w:del w:id="427" w:author="Gonçalo Brandão" w:date="2026-07-09T20:29:00Z" w16du:dateUtc="2026-07-09T19:29:00Z"/>
              <w:rFonts w:asciiTheme="minorHAnsi" w:eastAsiaTheme="minorEastAsia" w:hAnsiTheme="minorHAnsi"/>
              <w:noProof/>
              <w:kern w:val="2"/>
              <w:sz w:val="24"/>
              <w:szCs w:val="24"/>
              <w:lang w:val="en-US"/>
              <w14:ligatures w14:val="standardContextual"/>
            </w:rPr>
          </w:pPr>
          <w:del w:id="428" w:author="Gonçalo Brandão" w:date="2026-07-09T20:29:00Z" w16du:dateUtc="2026-07-09T19:29:00Z">
            <w:r w:rsidRPr="00C630E8" w:rsidDel="00C630E8">
              <w:rPr>
                <w:rStyle w:val="Hyperlink"/>
                <w:noProof/>
              </w:rPr>
              <w:delText>Possíveis melhorias</w:delText>
            </w:r>
            <w:r w:rsidDel="00C630E8">
              <w:rPr>
                <w:noProof/>
                <w:webHidden/>
              </w:rPr>
              <w:tab/>
              <w:delText>44</w:delText>
            </w:r>
          </w:del>
        </w:p>
        <w:p w14:paraId="561870B4" w14:textId="44BCACC2" w:rsidR="008B6F66" w:rsidDel="00C630E8" w:rsidRDefault="008B6F66">
          <w:pPr>
            <w:pStyle w:val="TOC1"/>
            <w:tabs>
              <w:tab w:val="right" w:leader="dot" w:pos="8494"/>
            </w:tabs>
            <w:rPr>
              <w:del w:id="429" w:author="Gonçalo Brandão" w:date="2026-07-09T20:29:00Z" w16du:dateUtc="2026-07-09T19:29:00Z"/>
              <w:rFonts w:asciiTheme="minorHAnsi" w:eastAsiaTheme="minorEastAsia" w:hAnsiTheme="minorHAnsi"/>
              <w:noProof/>
              <w:kern w:val="2"/>
              <w:sz w:val="24"/>
              <w:szCs w:val="24"/>
              <w:lang w:val="en-US"/>
              <w14:ligatures w14:val="standardContextual"/>
            </w:rPr>
          </w:pPr>
          <w:del w:id="430" w:author="Gonçalo Brandão" w:date="2026-07-09T20:29:00Z" w16du:dateUtc="2026-07-09T19:29:00Z">
            <w:r w:rsidRPr="00C630E8" w:rsidDel="00C630E8">
              <w:rPr>
                <w:rStyle w:val="Hyperlink"/>
                <w:noProof/>
              </w:rPr>
              <w:delText>Referências bibliográficas</w:delText>
            </w:r>
            <w:r w:rsidDel="00C630E8">
              <w:rPr>
                <w:noProof/>
                <w:webHidden/>
              </w:rPr>
              <w:tab/>
              <w:delText>45</w:delText>
            </w:r>
          </w:del>
        </w:p>
        <w:p w14:paraId="02A8A015" w14:textId="515805D2" w:rsidR="008B6F66" w:rsidDel="00C630E8" w:rsidRDefault="008B6F66">
          <w:pPr>
            <w:pStyle w:val="TOC1"/>
            <w:tabs>
              <w:tab w:val="right" w:leader="dot" w:pos="8494"/>
            </w:tabs>
            <w:rPr>
              <w:del w:id="431" w:author="Gonçalo Brandão" w:date="2026-07-09T20:29:00Z" w16du:dateUtc="2026-07-09T19:29:00Z"/>
              <w:rFonts w:asciiTheme="minorHAnsi" w:eastAsiaTheme="minorEastAsia" w:hAnsiTheme="minorHAnsi"/>
              <w:noProof/>
              <w:kern w:val="2"/>
              <w:sz w:val="24"/>
              <w:szCs w:val="24"/>
              <w:lang w:val="en-US"/>
              <w14:ligatures w14:val="standardContextual"/>
            </w:rPr>
          </w:pPr>
          <w:del w:id="432" w:author="Gonçalo Brandão" w:date="2026-07-09T20:29:00Z" w16du:dateUtc="2026-07-09T19:29:00Z">
            <w:r w:rsidRPr="00C630E8" w:rsidDel="00C630E8">
              <w:rPr>
                <w:rStyle w:val="Hyperlink"/>
                <w:noProof/>
              </w:rPr>
              <w:delText>Apêndices/anexos</w:delText>
            </w:r>
            <w:r w:rsidDel="00C630E8">
              <w:rPr>
                <w:noProof/>
                <w:webHidden/>
              </w:rPr>
              <w:tab/>
              <w:delText>46</w:delText>
            </w:r>
          </w:del>
        </w:p>
        <w:p w14:paraId="56503BCF" w14:textId="1A11EE51" w:rsidR="00C265AA" w:rsidRPr="005D5776" w:rsidRDefault="00C265AA" w:rsidP="00AA2B0C">
          <w:pPr>
            <w:spacing w:before="120" w:after="120" w:line="240" w:lineRule="auto"/>
            <w:rPr>
              <w:rFonts w:cs="Arial"/>
            </w:rPr>
          </w:pPr>
          <w:r>
            <w:rPr>
              <w:rFonts w:cs="Arial"/>
              <w:b/>
              <w:bCs/>
            </w:rPr>
            <w:fldChar w:fldCharType="end"/>
          </w:r>
        </w:p>
      </w:sdtContent>
    </w:sdt>
    <w:p w14:paraId="5F134652" w14:textId="77777777" w:rsidR="00090BD3" w:rsidRPr="007F3235" w:rsidRDefault="00C265AA" w:rsidP="007F3235">
      <w:r w:rsidRPr="007F3235">
        <w:tab/>
      </w:r>
    </w:p>
    <w:p w14:paraId="49BB99FD" w14:textId="77777777" w:rsidR="00090BD3" w:rsidRPr="005D5776" w:rsidRDefault="00090BD3" w:rsidP="00AA2B0C">
      <w:pPr>
        <w:spacing w:before="120" w:after="120" w:line="240" w:lineRule="auto"/>
        <w:rPr>
          <w:rFonts w:cs="Arial"/>
        </w:rPr>
      </w:pPr>
    </w:p>
    <w:p w14:paraId="3D0F4CEA" w14:textId="32BCCACC" w:rsidR="00090BD3" w:rsidRPr="005D5776" w:rsidRDefault="00352E34" w:rsidP="0079301C">
      <w:pPr>
        <w:rPr>
          <w:rFonts w:cs="Arial"/>
          <w:b/>
          <w:sz w:val="28"/>
        </w:rPr>
      </w:pPr>
      <w:r>
        <w:rPr>
          <w:rFonts w:cs="Arial"/>
          <w:b/>
          <w:sz w:val="28"/>
        </w:rPr>
        <w:br w:type="page"/>
      </w:r>
      <w:r w:rsidR="00090BD3">
        <w:rPr>
          <w:rFonts w:cs="Arial"/>
          <w:b/>
          <w:sz w:val="28"/>
        </w:rPr>
        <w:lastRenderedPageBreak/>
        <w:t>Índice de figuras</w:t>
      </w:r>
    </w:p>
    <w:p w14:paraId="4B3DE6A5" w14:textId="07B8278A" w:rsidR="005013A4" w:rsidRDefault="00352E34">
      <w:pPr>
        <w:pStyle w:val="TableofFigures"/>
        <w:tabs>
          <w:tab w:val="right" w:leader="dot" w:pos="8494"/>
        </w:tabs>
        <w:rPr>
          <w:rFonts w:asciiTheme="minorHAnsi" w:eastAsiaTheme="minorEastAsia" w:hAnsiTheme="minorHAnsi"/>
          <w:noProof/>
          <w:kern w:val="2"/>
          <w:sz w:val="24"/>
          <w:szCs w:val="24"/>
          <w:lang w:val="en-US"/>
          <w14:ligatures w14:val="standardContextual"/>
        </w:rPr>
      </w:pPr>
      <w:r>
        <w:rPr>
          <w:rFonts w:eastAsia="Times New Roman" w:cs="Arial"/>
          <w:sz w:val="24"/>
        </w:rPr>
        <w:fldChar w:fldCharType="begin"/>
      </w:r>
      <w:r>
        <w:rPr>
          <w:rFonts w:eastAsia="Times New Roman" w:cs="Arial"/>
          <w:sz w:val="24"/>
        </w:rPr>
        <w:instrText xml:space="preserve"> TOC \h \z \c "Figura" </w:instrText>
      </w:r>
      <w:r>
        <w:rPr>
          <w:rFonts w:eastAsia="Times New Roman" w:cs="Arial"/>
          <w:sz w:val="24"/>
        </w:rPr>
        <w:fldChar w:fldCharType="separate"/>
      </w:r>
      <w:hyperlink w:anchor="_Toc234543901" w:history="1">
        <w:r w:rsidR="005013A4" w:rsidRPr="00776750">
          <w:rPr>
            <w:rStyle w:val="Hyperlink"/>
            <w:noProof/>
          </w:rPr>
          <w:t>Figura 1 - Arquitetura Sweb</w:t>
        </w:r>
        <w:r w:rsidR="005013A4">
          <w:rPr>
            <w:noProof/>
            <w:webHidden/>
          </w:rPr>
          <w:tab/>
        </w:r>
        <w:r w:rsidR="005013A4">
          <w:rPr>
            <w:noProof/>
            <w:webHidden/>
          </w:rPr>
          <w:fldChar w:fldCharType="begin"/>
        </w:r>
        <w:r w:rsidR="005013A4">
          <w:rPr>
            <w:noProof/>
            <w:webHidden/>
          </w:rPr>
          <w:instrText xml:space="preserve"> PAGEREF _Toc234543901 \h </w:instrText>
        </w:r>
        <w:r w:rsidR="005013A4">
          <w:rPr>
            <w:noProof/>
            <w:webHidden/>
          </w:rPr>
        </w:r>
        <w:r w:rsidR="005013A4">
          <w:rPr>
            <w:noProof/>
            <w:webHidden/>
          </w:rPr>
          <w:fldChar w:fldCharType="separate"/>
        </w:r>
        <w:r w:rsidR="005013A4">
          <w:rPr>
            <w:noProof/>
            <w:webHidden/>
          </w:rPr>
          <w:t>20</w:t>
        </w:r>
        <w:r w:rsidR="005013A4">
          <w:rPr>
            <w:noProof/>
            <w:webHidden/>
          </w:rPr>
          <w:fldChar w:fldCharType="end"/>
        </w:r>
      </w:hyperlink>
    </w:p>
    <w:p w14:paraId="20C615B8" w14:textId="09C0FAB1"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2" w:history="1">
        <w:r w:rsidRPr="00776750">
          <w:rPr>
            <w:rStyle w:val="Hyperlink"/>
            <w:noProof/>
          </w:rPr>
          <w:t>Figura 2 - Diagrama Modelo de Dados Acessos Externos</w:t>
        </w:r>
        <w:r>
          <w:rPr>
            <w:noProof/>
            <w:webHidden/>
          </w:rPr>
          <w:tab/>
        </w:r>
        <w:r>
          <w:rPr>
            <w:noProof/>
            <w:webHidden/>
          </w:rPr>
          <w:fldChar w:fldCharType="begin"/>
        </w:r>
        <w:r>
          <w:rPr>
            <w:noProof/>
            <w:webHidden/>
          </w:rPr>
          <w:instrText xml:space="preserve"> PAGEREF _Toc234543902 \h </w:instrText>
        </w:r>
        <w:r>
          <w:rPr>
            <w:noProof/>
            <w:webHidden/>
          </w:rPr>
        </w:r>
        <w:r>
          <w:rPr>
            <w:noProof/>
            <w:webHidden/>
          </w:rPr>
          <w:fldChar w:fldCharType="separate"/>
        </w:r>
        <w:r>
          <w:rPr>
            <w:noProof/>
            <w:webHidden/>
          </w:rPr>
          <w:t>22</w:t>
        </w:r>
        <w:r>
          <w:rPr>
            <w:noProof/>
            <w:webHidden/>
          </w:rPr>
          <w:fldChar w:fldCharType="end"/>
        </w:r>
      </w:hyperlink>
    </w:p>
    <w:p w14:paraId="6A3BFC26" w14:textId="70027977"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3" w:history="1">
        <w:r w:rsidRPr="00776750">
          <w:rPr>
            <w:rStyle w:val="Hyperlink"/>
            <w:noProof/>
          </w:rPr>
          <w:t>Figura 3  - Diagrama Modelo de Dados Avaliações de Tarefa</w:t>
        </w:r>
        <w:r>
          <w:rPr>
            <w:noProof/>
            <w:webHidden/>
          </w:rPr>
          <w:tab/>
        </w:r>
        <w:r>
          <w:rPr>
            <w:noProof/>
            <w:webHidden/>
          </w:rPr>
          <w:fldChar w:fldCharType="begin"/>
        </w:r>
        <w:r>
          <w:rPr>
            <w:noProof/>
            <w:webHidden/>
          </w:rPr>
          <w:instrText xml:space="preserve"> PAGEREF _Toc234543903 \h </w:instrText>
        </w:r>
        <w:r>
          <w:rPr>
            <w:noProof/>
            <w:webHidden/>
          </w:rPr>
        </w:r>
        <w:r>
          <w:rPr>
            <w:noProof/>
            <w:webHidden/>
          </w:rPr>
          <w:fldChar w:fldCharType="separate"/>
        </w:r>
        <w:r>
          <w:rPr>
            <w:noProof/>
            <w:webHidden/>
          </w:rPr>
          <w:t>23</w:t>
        </w:r>
        <w:r>
          <w:rPr>
            <w:noProof/>
            <w:webHidden/>
          </w:rPr>
          <w:fldChar w:fldCharType="end"/>
        </w:r>
      </w:hyperlink>
    </w:p>
    <w:p w14:paraId="1A452283" w14:textId="135D6B49"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4" w:history="1">
        <w:r w:rsidRPr="00776750">
          <w:rPr>
            <w:rStyle w:val="Hyperlink"/>
            <w:noProof/>
          </w:rPr>
          <w:t>Figura 4 - Lista de acessos externos de tarefas</w:t>
        </w:r>
        <w:r>
          <w:rPr>
            <w:noProof/>
            <w:webHidden/>
          </w:rPr>
          <w:tab/>
        </w:r>
        <w:r>
          <w:rPr>
            <w:noProof/>
            <w:webHidden/>
          </w:rPr>
          <w:fldChar w:fldCharType="begin"/>
        </w:r>
        <w:r>
          <w:rPr>
            <w:noProof/>
            <w:webHidden/>
          </w:rPr>
          <w:instrText xml:space="preserve"> PAGEREF _Toc234543904 \h </w:instrText>
        </w:r>
        <w:r>
          <w:rPr>
            <w:noProof/>
            <w:webHidden/>
          </w:rPr>
        </w:r>
        <w:r>
          <w:rPr>
            <w:noProof/>
            <w:webHidden/>
          </w:rPr>
          <w:fldChar w:fldCharType="separate"/>
        </w:r>
        <w:r>
          <w:rPr>
            <w:noProof/>
            <w:webHidden/>
          </w:rPr>
          <w:t>25</w:t>
        </w:r>
        <w:r>
          <w:rPr>
            <w:noProof/>
            <w:webHidden/>
          </w:rPr>
          <w:fldChar w:fldCharType="end"/>
        </w:r>
      </w:hyperlink>
    </w:p>
    <w:p w14:paraId="6949B3DC" w14:textId="7519F067"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5" w:history="1">
        <w:r w:rsidRPr="00776750">
          <w:rPr>
            <w:rStyle w:val="Hyperlink"/>
            <w:noProof/>
          </w:rPr>
          <w:t>Figura 5 - Atividade de acessos à página externa de uma tarefa</w:t>
        </w:r>
        <w:r>
          <w:rPr>
            <w:noProof/>
            <w:webHidden/>
          </w:rPr>
          <w:tab/>
        </w:r>
        <w:r>
          <w:rPr>
            <w:noProof/>
            <w:webHidden/>
          </w:rPr>
          <w:fldChar w:fldCharType="begin"/>
        </w:r>
        <w:r>
          <w:rPr>
            <w:noProof/>
            <w:webHidden/>
          </w:rPr>
          <w:instrText xml:space="preserve"> PAGEREF _Toc234543905 \h </w:instrText>
        </w:r>
        <w:r>
          <w:rPr>
            <w:noProof/>
            <w:webHidden/>
          </w:rPr>
        </w:r>
        <w:r>
          <w:rPr>
            <w:noProof/>
            <w:webHidden/>
          </w:rPr>
          <w:fldChar w:fldCharType="separate"/>
        </w:r>
        <w:r>
          <w:rPr>
            <w:noProof/>
            <w:webHidden/>
          </w:rPr>
          <w:t>25</w:t>
        </w:r>
        <w:r>
          <w:rPr>
            <w:noProof/>
            <w:webHidden/>
          </w:rPr>
          <w:fldChar w:fldCharType="end"/>
        </w:r>
      </w:hyperlink>
    </w:p>
    <w:p w14:paraId="4B85E892" w14:textId="52C2F38E"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6" w:history="1">
        <w:r w:rsidRPr="00776750">
          <w:rPr>
            <w:rStyle w:val="Hyperlink"/>
            <w:noProof/>
          </w:rPr>
          <w:t>Figura 6 - Atividade de renovação do token de acesso externo</w:t>
        </w:r>
        <w:r>
          <w:rPr>
            <w:noProof/>
            <w:webHidden/>
          </w:rPr>
          <w:tab/>
        </w:r>
        <w:r>
          <w:rPr>
            <w:noProof/>
            <w:webHidden/>
          </w:rPr>
          <w:fldChar w:fldCharType="begin"/>
        </w:r>
        <w:r>
          <w:rPr>
            <w:noProof/>
            <w:webHidden/>
          </w:rPr>
          <w:instrText xml:space="preserve"> PAGEREF _Toc234543906 \h </w:instrText>
        </w:r>
        <w:r>
          <w:rPr>
            <w:noProof/>
            <w:webHidden/>
          </w:rPr>
        </w:r>
        <w:r>
          <w:rPr>
            <w:noProof/>
            <w:webHidden/>
          </w:rPr>
          <w:fldChar w:fldCharType="separate"/>
        </w:r>
        <w:r>
          <w:rPr>
            <w:noProof/>
            <w:webHidden/>
          </w:rPr>
          <w:t>26</w:t>
        </w:r>
        <w:r>
          <w:rPr>
            <w:noProof/>
            <w:webHidden/>
          </w:rPr>
          <w:fldChar w:fldCharType="end"/>
        </w:r>
      </w:hyperlink>
    </w:p>
    <w:p w14:paraId="6B380739" w14:textId="403F4879"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7" w:history="1">
        <w:r w:rsidRPr="00776750">
          <w:rPr>
            <w:rStyle w:val="Hyperlink"/>
            <w:noProof/>
          </w:rPr>
          <w:t>Figura 7 - Exemplo de e-mail de avaliação enviado ao cliente</w:t>
        </w:r>
        <w:r>
          <w:rPr>
            <w:noProof/>
            <w:webHidden/>
          </w:rPr>
          <w:tab/>
        </w:r>
        <w:r>
          <w:rPr>
            <w:noProof/>
            <w:webHidden/>
          </w:rPr>
          <w:fldChar w:fldCharType="begin"/>
        </w:r>
        <w:r>
          <w:rPr>
            <w:noProof/>
            <w:webHidden/>
          </w:rPr>
          <w:instrText xml:space="preserve"> PAGEREF _Toc234543907 \h </w:instrText>
        </w:r>
        <w:r>
          <w:rPr>
            <w:noProof/>
            <w:webHidden/>
          </w:rPr>
        </w:r>
        <w:r>
          <w:rPr>
            <w:noProof/>
            <w:webHidden/>
          </w:rPr>
          <w:fldChar w:fldCharType="separate"/>
        </w:r>
        <w:r>
          <w:rPr>
            <w:noProof/>
            <w:webHidden/>
          </w:rPr>
          <w:t>26</w:t>
        </w:r>
        <w:r>
          <w:rPr>
            <w:noProof/>
            <w:webHidden/>
          </w:rPr>
          <w:fldChar w:fldCharType="end"/>
        </w:r>
      </w:hyperlink>
    </w:p>
    <w:p w14:paraId="5F79FBE8" w14:textId="6F276A8E"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8" w:history="1">
        <w:r w:rsidRPr="00776750">
          <w:rPr>
            <w:rStyle w:val="Hyperlink"/>
            <w:noProof/>
          </w:rPr>
          <w:t>Figura 8 - Página externa de avaliação apresentada ao cliente</w:t>
        </w:r>
        <w:r>
          <w:rPr>
            <w:noProof/>
            <w:webHidden/>
          </w:rPr>
          <w:tab/>
        </w:r>
        <w:r>
          <w:rPr>
            <w:noProof/>
            <w:webHidden/>
          </w:rPr>
          <w:fldChar w:fldCharType="begin"/>
        </w:r>
        <w:r>
          <w:rPr>
            <w:noProof/>
            <w:webHidden/>
          </w:rPr>
          <w:instrText xml:space="preserve"> PAGEREF _Toc234543908 \h </w:instrText>
        </w:r>
        <w:r>
          <w:rPr>
            <w:noProof/>
            <w:webHidden/>
          </w:rPr>
        </w:r>
        <w:r>
          <w:rPr>
            <w:noProof/>
            <w:webHidden/>
          </w:rPr>
          <w:fldChar w:fldCharType="separate"/>
        </w:r>
        <w:r>
          <w:rPr>
            <w:noProof/>
            <w:webHidden/>
          </w:rPr>
          <w:t>30</w:t>
        </w:r>
        <w:r>
          <w:rPr>
            <w:noProof/>
            <w:webHidden/>
          </w:rPr>
          <w:fldChar w:fldCharType="end"/>
        </w:r>
      </w:hyperlink>
    </w:p>
    <w:p w14:paraId="65C1EA31" w14:textId="02E715ED"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09" w:history="1">
        <w:r w:rsidRPr="00776750">
          <w:rPr>
            <w:rStyle w:val="Hyperlink"/>
            <w:rFonts w:cs="Helvetica"/>
            <w:noProof/>
          </w:rPr>
          <w:t xml:space="preserve">Figura 9 - Lista de </w:t>
        </w:r>
        <w:r w:rsidRPr="00776750">
          <w:rPr>
            <w:rStyle w:val="Hyperlink"/>
            <w:rFonts w:cs="Helvetica"/>
            <w:i/>
            <w:iCs/>
            <w:noProof/>
          </w:rPr>
          <w:t>templates</w:t>
        </w:r>
        <w:r w:rsidRPr="00776750">
          <w:rPr>
            <w:rStyle w:val="Hyperlink"/>
            <w:rFonts w:cs="Helvetica"/>
            <w:noProof/>
          </w:rPr>
          <w:t xml:space="preserve"> de avaliação de classificação de tarefa</w:t>
        </w:r>
        <w:r>
          <w:rPr>
            <w:noProof/>
            <w:webHidden/>
          </w:rPr>
          <w:tab/>
        </w:r>
        <w:r>
          <w:rPr>
            <w:noProof/>
            <w:webHidden/>
          </w:rPr>
          <w:fldChar w:fldCharType="begin"/>
        </w:r>
        <w:r>
          <w:rPr>
            <w:noProof/>
            <w:webHidden/>
          </w:rPr>
          <w:instrText xml:space="preserve"> PAGEREF _Toc234543909 \h </w:instrText>
        </w:r>
        <w:r>
          <w:rPr>
            <w:noProof/>
            <w:webHidden/>
          </w:rPr>
        </w:r>
        <w:r>
          <w:rPr>
            <w:noProof/>
            <w:webHidden/>
          </w:rPr>
          <w:fldChar w:fldCharType="separate"/>
        </w:r>
        <w:r>
          <w:rPr>
            <w:noProof/>
            <w:webHidden/>
          </w:rPr>
          <w:t>31</w:t>
        </w:r>
        <w:r>
          <w:rPr>
            <w:noProof/>
            <w:webHidden/>
          </w:rPr>
          <w:fldChar w:fldCharType="end"/>
        </w:r>
      </w:hyperlink>
    </w:p>
    <w:p w14:paraId="5B423DC1" w14:textId="30D5702C"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10" w:history="1">
        <w:r w:rsidRPr="00776750">
          <w:rPr>
            <w:rStyle w:val="Hyperlink"/>
            <w:rFonts w:cs="Helvetica"/>
            <w:noProof/>
          </w:rPr>
          <w:t xml:space="preserve">Figura 10 - Configuração dos campos de um </w:t>
        </w:r>
        <w:r w:rsidRPr="00776750">
          <w:rPr>
            <w:rStyle w:val="Hyperlink"/>
            <w:rFonts w:cs="Helvetica"/>
            <w:i/>
            <w:iCs/>
            <w:noProof/>
          </w:rPr>
          <w:t>template</w:t>
        </w:r>
        <w:r w:rsidRPr="00776750">
          <w:rPr>
            <w:rStyle w:val="Hyperlink"/>
            <w:rFonts w:cs="Helvetica"/>
            <w:noProof/>
          </w:rPr>
          <w:t xml:space="preserve"> de avaliação</w:t>
        </w:r>
        <w:r>
          <w:rPr>
            <w:noProof/>
            <w:webHidden/>
          </w:rPr>
          <w:tab/>
        </w:r>
        <w:r>
          <w:rPr>
            <w:noProof/>
            <w:webHidden/>
          </w:rPr>
          <w:fldChar w:fldCharType="begin"/>
        </w:r>
        <w:r>
          <w:rPr>
            <w:noProof/>
            <w:webHidden/>
          </w:rPr>
          <w:instrText xml:space="preserve"> PAGEREF _Toc234543910 \h </w:instrText>
        </w:r>
        <w:r>
          <w:rPr>
            <w:noProof/>
            <w:webHidden/>
          </w:rPr>
        </w:r>
        <w:r>
          <w:rPr>
            <w:noProof/>
            <w:webHidden/>
          </w:rPr>
          <w:fldChar w:fldCharType="separate"/>
        </w:r>
        <w:r>
          <w:rPr>
            <w:noProof/>
            <w:webHidden/>
          </w:rPr>
          <w:t>32</w:t>
        </w:r>
        <w:r>
          <w:rPr>
            <w:noProof/>
            <w:webHidden/>
          </w:rPr>
          <w:fldChar w:fldCharType="end"/>
        </w:r>
      </w:hyperlink>
    </w:p>
    <w:p w14:paraId="1747FACB" w14:textId="4E55F830"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11" w:history="1">
        <w:r w:rsidRPr="00776750">
          <w:rPr>
            <w:rStyle w:val="Hyperlink"/>
            <w:rFonts w:cs="Helvetica"/>
            <w:noProof/>
          </w:rPr>
          <w:t>Figura 11 - Configuração das opções e respetivas notas de um campo do tipo Lista</w:t>
        </w:r>
        <w:r>
          <w:rPr>
            <w:noProof/>
            <w:webHidden/>
          </w:rPr>
          <w:tab/>
        </w:r>
        <w:r>
          <w:rPr>
            <w:noProof/>
            <w:webHidden/>
          </w:rPr>
          <w:fldChar w:fldCharType="begin"/>
        </w:r>
        <w:r>
          <w:rPr>
            <w:noProof/>
            <w:webHidden/>
          </w:rPr>
          <w:instrText xml:space="preserve"> PAGEREF _Toc234543911 \h </w:instrText>
        </w:r>
        <w:r>
          <w:rPr>
            <w:noProof/>
            <w:webHidden/>
          </w:rPr>
        </w:r>
        <w:r>
          <w:rPr>
            <w:noProof/>
            <w:webHidden/>
          </w:rPr>
          <w:fldChar w:fldCharType="separate"/>
        </w:r>
        <w:r>
          <w:rPr>
            <w:noProof/>
            <w:webHidden/>
          </w:rPr>
          <w:t>34</w:t>
        </w:r>
        <w:r>
          <w:rPr>
            <w:noProof/>
            <w:webHidden/>
          </w:rPr>
          <w:fldChar w:fldCharType="end"/>
        </w:r>
      </w:hyperlink>
    </w:p>
    <w:p w14:paraId="3F6D03E1" w14:textId="6CAA6BB0"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12" w:history="1">
        <w:r w:rsidRPr="00776750">
          <w:rPr>
            <w:rStyle w:val="Hyperlink"/>
            <w:rFonts w:cs="Helvetica"/>
            <w:noProof/>
          </w:rPr>
          <w:t xml:space="preserve">Figura 12 - </w:t>
        </w:r>
        <w:r w:rsidRPr="00776750">
          <w:rPr>
            <w:rStyle w:val="Hyperlink"/>
            <w:rFonts w:cs="Helvetica"/>
            <w:i/>
            <w:iCs/>
            <w:noProof/>
          </w:rPr>
          <w:t>Dashboard</w:t>
        </w:r>
        <w:r w:rsidRPr="00776750">
          <w:rPr>
            <w:rStyle w:val="Hyperlink"/>
            <w:rFonts w:cs="Helvetica"/>
            <w:noProof/>
          </w:rPr>
          <w:t xml:space="preserve"> do Utilizador Externo</w:t>
        </w:r>
        <w:r>
          <w:rPr>
            <w:noProof/>
            <w:webHidden/>
          </w:rPr>
          <w:tab/>
        </w:r>
        <w:r>
          <w:rPr>
            <w:noProof/>
            <w:webHidden/>
          </w:rPr>
          <w:fldChar w:fldCharType="begin"/>
        </w:r>
        <w:r>
          <w:rPr>
            <w:noProof/>
            <w:webHidden/>
          </w:rPr>
          <w:instrText xml:space="preserve"> PAGEREF _Toc234543912 \h </w:instrText>
        </w:r>
        <w:r>
          <w:rPr>
            <w:noProof/>
            <w:webHidden/>
          </w:rPr>
        </w:r>
        <w:r>
          <w:rPr>
            <w:noProof/>
            <w:webHidden/>
          </w:rPr>
          <w:fldChar w:fldCharType="separate"/>
        </w:r>
        <w:r>
          <w:rPr>
            <w:noProof/>
            <w:webHidden/>
          </w:rPr>
          <w:t>35</w:t>
        </w:r>
        <w:r>
          <w:rPr>
            <w:noProof/>
            <w:webHidden/>
          </w:rPr>
          <w:fldChar w:fldCharType="end"/>
        </w:r>
      </w:hyperlink>
    </w:p>
    <w:p w14:paraId="543AA92D" w14:textId="44A74547"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13" w:history="1">
        <w:r w:rsidRPr="00776750">
          <w:rPr>
            <w:rStyle w:val="Hyperlink"/>
            <w:noProof/>
          </w:rPr>
          <w:t xml:space="preserve">Figura 13 - </w:t>
        </w:r>
        <w:r w:rsidRPr="00776750">
          <w:rPr>
            <w:rStyle w:val="Hyperlink"/>
            <w:i/>
            <w:iCs/>
            <w:noProof/>
          </w:rPr>
          <w:t>Dashboard</w:t>
        </w:r>
        <w:r w:rsidRPr="00776750">
          <w:rPr>
            <w:rStyle w:val="Hyperlink"/>
            <w:noProof/>
          </w:rPr>
          <w:t xml:space="preserve"> de Qualidade de Serviço, separador Executivo</w:t>
        </w:r>
        <w:r>
          <w:rPr>
            <w:noProof/>
            <w:webHidden/>
          </w:rPr>
          <w:tab/>
        </w:r>
        <w:r>
          <w:rPr>
            <w:noProof/>
            <w:webHidden/>
          </w:rPr>
          <w:fldChar w:fldCharType="begin"/>
        </w:r>
        <w:r>
          <w:rPr>
            <w:noProof/>
            <w:webHidden/>
          </w:rPr>
          <w:instrText xml:space="preserve"> PAGEREF _Toc234543913 \h </w:instrText>
        </w:r>
        <w:r>
          <w:rPr>
            <w:noProof/>
            <w:webHidden/>
          </w:rPr>
        </w:r>
        <w:r>
          <w:rPr>
            <w:noProof/>
            <w:webHidden/>
          </w:rPr>
          <w:fldChar w:fldCharType="separate"/>
        </w:r>
        <w:r>
          <w:rPr>
            <w:noProof/>
            <w:webHidden/>
          </w:rPr>
          <w:t>37</w:t>
        </w:r>
        <w:r>
          <w:rPr>
            <w:noProof/>
            <w:webHidden/>
          </w:rPr>
          <w:fldChar w:fldCharType="end"/>
        </w:r>
      </w:hyperlink>
    </w:p>
    <w:p w14:paraId="69790667" w14:textId="5105BD10"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14" w:history="1">
        <w:r w:rsidRPr="00776750">
          <w:rPr>
            <w:rStyle w:val="Hyperlink"/>
            <w:noProof/>
          </w:rPr>
          <w:t xml:space="preserve">Figura 14 - </w:t>
        </w:r>
        <w:r w:rsidRPr="00776750">
          <w:rPr>
            <w:rStyle w:val="Hyperlink"/>
            <w:i/>
            <w:iCs/>
            <w:noProof/>
          </w:rPr>
          <w:t>Dashboard</w:t>
        </w:r>
        <w:r w:rsidRPr="00776750">
          <w:rPr>
            <w:rStyle w:val="Hyperlink"/>
            <w:noProof/>
          </w:rPr>
          <w:t xml:space="preserve"> de Qualidade de Serviço, separador Operacional</w:t>
        </w:r>
        <w:r>
          <w:rPr>
            <w:noProof/>
            <w:webHidden/>
          </w:rPr>
          <w:tab/>
        </w:r>
        <w:r>
          <w:rPr>
            <w:noProof/>
            <w:webHidden/>
          </w:rPr>
          <w:fldChar w:fldCharType="begin"/>
        </w:r>
        <w:r>
          <w:rPr>
            <w:noProof/>
            <w:webHidden/>
          </w:rPr>
          <w:instrText xml:space="preserve"> PAGEREF _Toc234543914 \h </w:instrText>
        </w:r>
        <w:r>
          <w:rPr>
            <w:noProof/>
            <w:webHidden/>
          </w:rPr>
        </w:r>
        <w:r>
          <w:rPr>
            <w:noProof/>
            <w:webHidden/>
          </w:rPr>
          <w:fldChar w:fldCharType="separate"/>
        </w:r>
        <w:r>
          <w:rPr>
            <w:noProof/>
            <w:webHidden/>
          </w:rPr>
          <w:t>38</w:t>
        </w:r>
        <w:r>
          <w:rPr>
            <w:noProof/>
            <w:webHidden/>
          </w:rPr>
          <w:fldChar w:fldCharType="end"/>
        </w:r>
      </w:hyperlink>
    </w:p>
    <w:p w14:paraId="62F77C33" w14:textId="12DFE024"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15" w:history="1">
        <w:r w:rsidRPr="00776750">
          <w:rPr>
            <w:rStyle w:val="Hyperlink"/>
            <w:noProof/>
          </w:rPr>
          <w:t xml:space="preserve">Figura 15 - </w:t>
        </w:r>
        <w:r w:rsidRPr="00776750">
          <w:rPr>
            <w:rStyle w:val="Hyperlink"/>
            <w:i/>
            <w:iCs/>
            <w:noProof/>
          </w:rPr>
          <w:t>Dashboard</w:t>
        </w:r>
        <w:r w:rsidRPr="00776750">
          <w:rPr>
            <w:rStyle w:val="Hyperlink"/>
            <w:noProof/>
          </w:rPr>
          <w:t xml:space="preserve"> de Qualidade de Serviço, separador Motivos de Insatisfação</w:t>
        </w:r>
        <w:r>
          <w:rPr>
            <w:noProof/>
            <w:webHidden/>
          </w:rPr>
          <w:tab/>
        </w:r>
        <w:r>
          <w:rPr>
            <w:noProof/>
            <w:webHidden/>
          </w:rPr>
          <w:fldChar w:fldCharType="begin"/>
        </w:r>
        <w:r>
          <w:rPr>
            <w:noProof/>
            <w:webHidden/>
          </w:rPr>
          <w:instrText xml:space="preserve"> PAGEREF _Toc234543915 \h </w:instrText>
        </w:r>
        <w:r>
          <w:rPr>
            <w:noProof/>
            <w:webHidden/>
          </w:rPr>
        </w:r>
        <w:r>
          <w:rPr>
            <w:noProof/>
            <w:webHidden/>
          </w:rPr>
          <w:fldChar w:fldCharType="separate"/>
        </w:r>
        <w:r>
          <w:rPr>
            <w:noProof/>
            <w:webHidden/>
          </w:rPr>
          <w:t>39</w:t>
        </w:r>
        <w:r>
          <w:rPr>
            <w:noProof/>
            <w:webHidden/>
          </w:rPr>
          <w:fldChar w:fldCharType="end"/>
        </w:r>
      </w:hyperlink>
    </w:p>
    <w:p w14:paraId="4B64A81D" w14:textId="5BCD4159" w:rsidR="005013A4" w:rsidRDefault="005013A4">
      <w:pPr>
        <w:pStyle w:val="TableofFigures"/>
        <w:tabs>
          <w:tab w:val="right" w:leader="dot" w:pos="8494"/>
        </w:tabs>
        <w:rPr>
          <w:rFonts w:asciiTheme="minorHAnsi" w:eastAsiaTheme="minorEastAsia" w:hAnsiTheme="minorHAnsi"/>
          <w:noProof/>
          <w:kern w:val="2"/>
          <w:sz w:val="24"/>
          <w:szCs w:val="24"/>
          <w:lang w:val="en-US"/>
          <w14:ligatures w14:val="standardContextual"/>
        </w:rPr>
      </w:pPr>
      <w:hyperlink w:anchor="_Toc234543916" w:history="1">
        <w:r w:rsidRPr="00776750">
          <w:rPr>
            <w:rStyle w:val="Hyperlink"/>
            <w:noProof/>
          </w:rPr>
          <w:t xml:space="preserve">Figura 16 - </w:t>
        </w:r>
        <w:r w:rsidRPr="00776750">
          <w:rPr>
            <w:rStyle w:val="Hyperlink"/>
            <w:i/>
            <w:iCs/>
            <w:noProof/>
          </w:rPr>
          <w:t>Dashboard</w:t>
        </w:r>
        <w:r w:rsidRPr="00776750">
          <w:rPr>
            <w:rStyle w:val="Hyperlink"/>
            <w:noProof/>
          </w:rPr>
          <w:t xml:space="preserve"> de Qualidade de Serviço, separador Clientes em Risco</w:t>
        </w:r>
        <w:r>
          <w:rPr>
            <w:noProof/>
            <w:webHidden/>
          </w:rPr>
          <w:tab/>
        </w:r>
        <w:r>
          <w:rPr>
            <w:noProof/>
            <w:webHidden/>
          </w:rPr>
          <w:fldChar w:fldCharType="begin"/>
        </w:r>
        <w:r>
          <w:rPr>
            <w:noProof/>
            <w:webHidden/>
          </w:rPr>
          <w:instrText xml:space="preserve"> PAGEREF _Toc234543916 \h </w:instrText>
        </w:r>
        <w:r>
          <w:rPr>
            <w:noProof/>
            <w:webHidden/>
          </w:rPr>
        </w:r>
        <w:r>
          <w:rPr>
            <w:noProof/>
            <w:webHidden/>
          </w:rPr>
          <w:fldChar w:fldCharType="separate"/>
        </w:r>
        <w:r>
          <w:rPr>
            <w:noProof/>
            <w:webHidden/>
          </w:rPr>
          <w:t>40</w:t>
        </w:r>
        <w:r>
          <w:rPr>
            <w:noProof/>
            <w:webHidden/>
          </w:rPr>
          <w:fldChar w:fldCharType="end"/>
        </w:r>
      </w:hyperlink>
    </w:p>
    <w:p w14:paraId="0F066F53" w14:textId="03846D4A" w:rsidR="00090BD3" w:rsidRPr="005D5776" w:rsidRDefault="00352E34" w:rsidP="00AA2B0C">
      <w:pPr>
        <w:spacing w:before="120" w:after="120" w:line="240" w:lineRule="auto"/>
        <w:rPr>
          <w:rFonts w:eastAsia="Times New Roman" w:cs="Arial"/>
          <w:sz w:val="24"/>
        </w:rPr>
      </w:pPr>
      <w:r>
        <w:rPr>
          <w:rFonts w:eastAsia="Times New Roman" w:cs="Arial"/>
          <w:sz w:val="24"/>
        </w:rPr>
        <w:fldChar w:fldCharType="end"/>
      </w:r>
    </w:p>
    <w:p w14:paraId="04E96D1E" w14:textId="77777777" w:rsidR="00090BD3" w:rsidRPr="005D5776" w:rsidRDefault="00090BD3" w:rsidP="00AA2B0C">
      <w:pPr>
        <w:spacing w:before="120" w:after="120" w:line="240" w:lineRule="auto"/>
        <w:rPr>
          <w:rFonts w:cs="Arial"/>
          <w:sz w:val="24"/>
        </w:rPr>
      </w:pPr>
    </w:p>
    <w:p w14:paraId="5CD104CA" w14:textId="77777777" w:rsidR="00352E34" w:rsidRDefault="00352E34">
      <w:pPr>
        <w:rPr>
          <w:rFonts w:cs="Arial"/>
          <w:b/>
          <w:sz w:val="28"/>
        </w:rPr>
      </w:pPr>
      <w:r>
        <w:rPr>
          <w:rFonts w:cs="Arial"/>
          <w:b/>
          <w:sz w:val="28"/>
        </w:rPr>
        <w:br w:type="page"/>
      </w:r>
    </w:p>
    <w:p w14:paraId="0A0BC097" w14:textId="0FC39252" w:rsidR="00090BD3" w:rsidRPr="005D5776" w:rsidRDefault="00090BD3" w:rsidP="00AA2B0C">
      <w:pPr>
        <w:pBdr>
          <w:bottom w:val="single" w:sz="4" w:space="1" w:color="auto"/>
        </w:pBdr>
        <w:spacing w:before="120" w:after="120" w:line="240" w:lineRule="auto"/>
        <w:rPr>
          <w:rFonts w:cs="Arial"/>
          <w:b/>
          <w:sz w:val="28"/>
        </w:rPr>
      </w:pPr>
      <w:r>
        <w:rPr>
          <w:rFonts w:cs="Arial"/>
          <w:b/>
          <w:sz w:val="28"/>
        </w:rPr>
        <w:lastRenderedPageBreak/>
        <w:t>Índice de tabelas</w:t>
      </w:r>
    </w:p>
    <w:p w14:paraId="0C57ABE8" w14:textId="4965CE58" w:rsidR="005013A4" w:rsidRDefault="00352E34">
      <w:pPr>
        <w:pStyle w:val="TableofFigures"/>
        <w:tabs>
          <w:tab w:val="right" w:leader="dot" w:pos="8494"/>
        </w:tabs>
        <w:rPr>
          <w:rFonts w:asciiTheme="minorHAnsi" w:eastAsiaTheme="minorEastAsia" w:hAnsiTheme="minorHAnsi"/>
          <w:noProof/>
          <w:kern w:val="2"/>
          <w:sz w:val="24"/>
          <w:szCs w:val="24"/>
          <w:lang w:val="en-US"/>
          <w14:ligatures w14:val="standardContextual"/>
        </w:rPr>
      </w:pPr>
      <w:r>
        <w:rPr>
          <w:rFonts w:ascii="Times New Roman" w:hAnsi="Times New Roman" w:cs="Times New Roman"/>
          <w:sz w:val="24"/>
        </w:rPr>
        <w:fldChar w:fldCharType="begin"/>
      </w:r>
      <w:r>
        <w:rPr>
          <w:rFonts w:ascii="Times New Roman" w:hAnsi="Times New Roman" w:cs="Times New Roman"/>
          <w:sz w:val="24"/>
        </w:rPr>
        <w:instrText xml:space="preserve"> TOC \h \z \c "Tabela" </w:instrText>
      </w:r>
      <w:r>
        <w:rPr>
          <w:rFonts w:ascii="Times New Roman" w:hAnsi="Times New Roman" w:cs="Times New Roman"/>
          <w:sz w:val="24"/>
        </w:rPr>
        <w:fldChar w:fldCharType="separate"/>
      </w:r>
      <w:hyperlink w:anchor="_Toc234543917" w:history="1">
        <w:r w:rsidR="005013A4" w:rsidRPr="007033AF">
          <w:rPr>
            <w:rStyle w:val="Hyperlink"/>
            <w:noProof/>
          </w:rPr>
          <w:t xml:space="preserve">Tabela 1 - Gráficos </w:t>
        </w:r>
        <w:r w:rsidR="005013A4" w:rsidRPr="007033AF">
          <w:rPr>
            <w:rStyle w:val="Hyperlink"/>
            <w:i/>
            <w:iCs/>
            <w:noProof/>
          </w:rPr>
          <w:t>Dashboard</w:t>
        </w:r>
        <w:r w:rsidR="005013A4" w:rsidRPr="007033AF">
          <w:rPr>
            <w:rStyle w:val="Hyperlink"/>
            <w:noProof/>
          </w:rPr>
          <w:t xml:space="preserve"> Utilizador Externo</w:t>
        </w:r>
        <w:r w:rsidR="005013A4">
          <w:rPr>
            <w:noProof/>
            <w:webHidden/>
          </w:rPr>
          <w:tab/>
        </w:r>
        <w:r w:rsidR="005013A4">
          <w:rPr>
            <w:noProof/>
            <w:webHidden/>
          </w:rPr>
          <w:fldChar w:fldCharType="begin"/>
        </w:r>
        <w:r w:rsidR="005013A4">
          <w:rPr>
            <w:noProof/>
            <w:webHidden/>
          </w:rPr>
          <w:instrText xml:space="preserve"> PAGEREF _Toc234543917 \h </w:instrText>
        </w:r>
        <w:r w:rsidR="005013A4">
          <w:rPr>
            <w:noProof/>
            <w:webHidden/>
          </w:rPr>
        </w:r>
        <w:r w:rsidR="005013A4">
          <w:rPr>
            <w:noProof/>
            <w:webHidden/>
          </w:rPr>
          <w:fldChar w:fldCharType="separate"/>
        </w:r>
        <w:r w:rsidR="005013A4">
          <w:rPr>
            <w:noProof/>
            <w:webHidden/>
          </w:rPr>
          <w:t>36</w:t>
        </w:r>
        <w:r w:rsidR="005013A4">
          <w:rPr>
            <w:noProof/>
            <w:webHidden/>
          </w:rPr>
          <w:fldChar w:fldCharType="end"/>
        </w:r>
      </w:hyperlink>
    </w:p>
    <w:p w14:paraId="5734B433" w14:textId="57394803" w:rsidR="00352E34" w:rsidRDefault="00352E34">
      <w:pPr>
        <w:rPr>
          <w:rFonts w:ascii="Times New Roman" w:hAnsi="Times New Roman" w:cs="Times New Roman"/>
          <w:sz w:val="24"/>
        </w:rPr>
      </w:pPr>
      <w:r>
        <w:rPr>
          <w:rFonts w:ascii="Times New Roman" w:hAnsi="Times New Roman" w:cs="Times New Roman"/>
          <w:sz w:val="24"/>
        </w:rPr>
        <w:fldChar w:fldCharType="end"/>
      </w:r>
    </w:p>
    <w:p w14:paraId="2AA854C3" w14:textId="77777777" w:rsidR="00352E34" w:rsidRDefault="00352E34">
      <w:pPr>
        <w:rPr>
          <w:rFonts w:ascii="Times New Roman" w:hAnsi="Times New Roman" w:cs="Times New Roman"/>
          <w:sz w:val="24"/>
        </w:rPr>
      </w:pPr>
    </w:p>
    <w:p w14:paraId="2355BBEB" w14:textId="77777777" w:rsidR="00352E34" w:rsidRDefault="00352E34">
      <w:pPr>
        <w:rPr>
          <w:rFonts w:ascii="Times New Roman" w:hAnsi="Times New Roman" w:cs="Times New Roman"/>
          <w:sz w:val="24"/>
        </w:rPr>
      </w:pPr>
    </w:p>
    <w:p w14:paraId="28C3F395" w14:textId="77777777" w:rsidR="00352E34" w:rsidRDefault="00352E34">
      <w:pPr>
        <w:rPr>
          <w:rFonts w:ascii="Times New Roman" w:hAnsi="Times New Roman" w:cs="Times New Roman"/>
          <w:sz w:val="24"/>
        </w:rPr>
      </w:pPr>
    </w:p>
    <w:p w14:paraId="03418AFF" w14:textId="30E489B1" w:rsidR="00352E34" w:rsidRDefault="00352E34">
      <w:pPr>
        <w:rPr>
          <w:rFonts w:ascii="Times New Roman" w:hAnsi="Times New Roman" w:cs="Times New Roman"/>
          <w:sz w:val="24"/>
        </w:rPr>
        <w:sectPr w:rsidR="00352E34" w:rsidSect="00B73549">
          <w:headerReference w:type="first" r:id="rId15"/>
          <w:footerReference w:type="first" r:id="rId16"/>
          <w:type w:val="oddPage"/>
          <w:pgSz w:w="11906" w:h="16838"/>
          <w:pgMar w:top="1417" w:right="1701" w:bottom="1417" w:left="1701" w:header="708" w:footer="708" w:gutter="0"/>
          <w:cols w:space="708"/>
          <w:titlePg/>
          <w:docGrid w:linePitch="360"/>
        </w:sectPr>
      </w:pPr>
    </w:p>
    <w:p w14:paraId="312445DB" w14:textId="5E611F6C" w:rsidR="00D247DB" w:rsidRDefault="00D247DB" w:rsidP="001F07D8">
      <w:pPr>
        <w:pStyle w:val="TituloPrincipal"/>
        <w:numPr>
          <w:ilvl w:val="0"/>
          <w:numId w:val="35"/>
        </w:numPr>
        <w:ind w:left="357" w:hanging="357"/>
      </w:pPr>
      <w:bookmarkStart w:id="433" w:name="_Toc234543815"/>
      <w:r>
        <w:lastRenderedPageBreak/>
        <w:t>Introdução</w:t>
      </w:r>
      <w:bookmarkEnd w:id="433"/>
    </w:p>
    <w:p w14:paraId="737C5EEB" w14:textId="6CF0A023" w:rsidR="00D247DB" w:rsidRDefault="00D247DB" w:rsidP="001F07D8">
      <w:pPr>
        <w:pStyle w:val="TituloSecundario"/>
        <w:numPr>
          <w:ilvl w:val="1"/>
          <w:numId w:val="35"/>
        </w:numPr>
        <w:ind w:left="567" w:hanging="567"/>
      </w:pPr>
      <w:bookmarkStart w:id="434" w:name="_Toc234543816"/>
      <w:r>
        <w:t>Contextualização e motivação</w:t>
      </w:r>
      <w:bookmarkEnd w:id="434"/>
    </w:p>
    <w:p w14:paraId="03BD45A9" w14:textId="60988405" w:rsidR="009B3F9D" w:rsidRPr="009B3F9D" w:rsidRDefault="009B3F9D" w:rsidP="00EA0A8D">
      <w:pPr>
        <w:pStyle w:val="Texto"/>
      </w:pPr>
      <w:r w:rsidRPr="009B3F9D">
        <w:t xml:space="preserve">O presente relatório documenta o trabalho de desenvolvimento realizado sobre o programa web Sweb, uma aplicação empresarial de larga escala (ERP/CRM), madura e composta por diversas ferramentas diferenciadas e complementares, aplicáveis aos diferentes departamentos de uma empresa, através de múltiplos módulos de gestão. O Sweb assenta numa arquitetura em camadas, com um </w:t>
      </w:r>
      <w:r w:rsidRPr="001F07D8">
        <w:rPr>
          <w:i/>
          <w:iCs/>
        </w:rPr>
        <w:t>backend</w:t>
      </w:r>
      <w:r w:rsidRPr="009B3F9D">
        <w:t xml:space="preserve"> em .NET Framework (Entity Framework 6 Code-First, ASP.NET Web API 2 e injeção de dependências com Ninject) e um frontend em AngularJS com componentes em JQuery do DevExtreme, sendo que se encontra em produção há muitos anos, com convenções arquiteturais já consolidadas e um código-base extenso, organizado em diversos projetos especializados por camada (entidades, contexto de persistência, repositórios, API e interface cliente). </w:t>
      </w:r>
    </w:p>
    <w:p w14:paraId="640BDDDA" w14:textId="12D89FE5" w:rsidR="00D247DB" w:rsidRDefault="009B3F9D" w:rsidP="00EA0A8D">
      <w:pPr>
        <w:pStyle w:val="Texto"/>
      </w:pPr>
      <w:r w:rsidRPr="009B3F9D">
        <w:t xml:space="preserve">O trabalho desenvolvido decorreu em ambiente empresarial, integrado numa equipa que mantém e evolui continuamente o Sweb, de forma </w:t>
      </w:r>
      <w:r w:rsidR="00267D0E">
        <w:t>reativa</w:t>
      </w:r>
      <w:r w:rsidR="00267D0E" w:rsidRPr="009B3F9D">
        <w:t xml:space="preserve"> </w:t>
      </w:r>
      <w:r w:rsidRPr="009B3F9D">
        <w:t>e respondendo a necessidades concretas de negócio dos clientes da empresa. Esta inserção num código-base existente, em produção e regido por convenções próprias, constitui, em si, parte significativa da motivação e do desafio do projeto. O desenvolvimento de uma nova funcionalidade não é apenas escrever código que funcione, mas fazê-lo coerentemente com os padrões arquiteturais já estabelecidos, em todas as camadas da aplicação, mantendo essa coerência mesmo quando a nova entidade de negócio não seja, em aspetos concretos, semelhante às entidades que ela usa como referência.</w:t>
      </w:r>
    </w:p>
    <w:p w14:paraId="080E23AD" w14:textId="77777777" w:rsidR="00267D0E" w:rsidRPr="00F43EC0" w:rsidRDefault="00267D0E" w:rsidP="00EA0A8D">
      <w:pPr>
        <w:pStyle w:val="Texto"/>
      </w:pPr>
    </w:p>
    <w:p w14:paraId="3CC4DD08" w14:textId="2EA9CC14" w:rsidR="00D247DB" w:rsidRDefault="00D247DB" w:rsidP="001F07D8">
      <w:pPr>
        <w:pStyle w:val="TituloSecundario"/>
        <w:numPr>
          <w:ilvl w:val="1"/>
          <w:numId w:val="35"/>
        </w:numPr>
        <w:ind w:left="567" w:hanging="567"/>
      </w:pPr>
      <w:bookmarkStart w:id="435" w:name="_Toc234543817"/>
      <w:r>
        <w:t>Descrição do problema</w:t>
      </w:r>
      <w:bookmarkEnd w:id="435"/>
    </w:p>
    <w:p w14:paraId="567B4262" w14:textId="579E4610" w:rsidR="00FD25C1" w:rsidRPr="00EA0A8D" w:rsidRDefault="00FD25C1" w:rsidP="00EA0A8D">
      <w:pPr>
        <w:pStyle w:val="Texto"/>
      </w:pPr>
      <w:r w:rsidRPr="00FD25C1">
        <w:t xml:space="preserve">Embora Sweb já fornecesse à entidade QuoteDocument um mecanismo robusto para acesso externo não autenticado (um </w:t>
      </w:r>
      <w:r w:rsidRPr="001F07D8">
        <w:rPr>
          <w:i/>
          <w:iCs/>
        </w:rPr>
        <w:t>link</w:t>
      </w:r>
      <w:r w:rsidRPr="00FD25C1">
        <w:t xml:space="preserve"> único, enviado via e-mail, que permitia ao cliente consultar um documento sem ter uma conta no sistema), não existia um mecanismo equivalente para a entidade </w:t>
      </w:r>
      <w:commentRangeStart w:id="436"/>
      <w:commentRangeStart w:id="437"/>
      <w:r w:rsidR="00884568">
        <w:rPr>
          <w:highlight w:val="yellow"/>
        </w:rPr>
        <w:t>Tarefa Externa</w:t>
      </w:r>
      <w:r w:rsidRPr="001F07D8">
        <w:rPr>
          <w:highlight w:val="yellow"/>
        </w:rPr>
        <w:t>.</w:t>
      </w:r>
      <w:commentRangeEnd w:id="436"/>
      <w:r w:rsidR="0079301C">
        <w:rPr>
          <w:rStyle w:val="CommentReference"/>
          <w:sz w:val="22"/>
          <w:szCs w:val="20"/>
        </w:rPr>
        <w:commentReference w:id="436"/>
      </w:r>
      <w:commentRangeEnd w:id="437"/>
      <w:r w:rsidR="00884568">
        <w:rPr>
          <w:rStyle w:val="CommentReference"/>
          <w:sz w:val="22"/>
          <w:szCs w:val="20"/>
        </w:rPr>
        <w:commentReference w:id="437"/>
      </w:r>
      <w:r w:rsidR="00267D0E">
        <w:t xml:space="preserve"> </w:t>
      </w:r>
      <w:r w:rsidRPr="00FD25C1">
        <w:t xml:space="preserve">Os colaboradores dos clientes não tinham como consultar, de modo prático, o estado da tarefa de serviço executada, nem havia, por parte do Sweb, uma forma de recolher, destes clientes, uma avaliação sobre o serviço prestado. </w:t>
      </w:r>
    </w:p>
    <w:p w14:paraId="3FDD835B" w14:textId="6DF2B37E" w:rsidR="00884568" w:rsidRDefault="00A27E32" w:rsidP="00EA0A8D">
      <w:pPr>
        <w:pStyle w:val="Texto"/>
      </w:pPr>
      <w:r>
        <w:lastRenderedPageBreak/>
        <w:t>Após a</w:t>
      </w:r>
      <w:r w:rsidRPr="00FD25C1">
        <w:t xml:space="preserve"> </w:t>
      </w:r>
      <w:r w:rsidR="00FD25C1" w:rsidRPr="00FD25C1">
        <w:t xml:space="preserve">conclusão de uma tarefa, a empresa não mantinha, portanto, um canal para a recolha de </w:t>
      </w:r>
      <w:r w:rsidR="00FD25C1" w:rsidRPr="001F07D8">
        <w:rPr>
          <w:i/>
          <w:iCs/>
        </w:rPr>
        <w:t>feedback</w:t>
      </w:r>
      <w:r w:rsidR="00FD25C1" w:rsidRPr="00FD25C1">
        <w:t xml:space="preserve">: a análise de um cliente, quando existia, era informal e não ficava associada, de forma auditável, à tarefa em causa e não era utilizável em indicadores. Portanto, o problema a resolver concebia-se em três frentes complementares: </w:t>
      </w:r>
    </w:p>
    <w:p w14:paraId="404A565D" w14:textId="3FA07378" w:rsidR="00884568" w:rsidRDefault="001F07D8" w:rsidP="00884568">
      <w:pPr>
        <w:pStyle w:val="Texto"/>
        <w:numPr>
          <w:ilvl w:val="0"/>
          <w:numId w:val="36"/>
        </w:numPr>
      </w:pPr>
      <w:r>
        <w:t>D</w:t>
      </w:r>
      <w:r w:rsidR="00FD25C1" w:rsidRPr="00FD25C1">
        <w:t>isponibilizar, para TaskExternal, um canal de acesso externo com as mesmas garantias de segurança e auditabilidade já fornecidas para outros módulos</w:t>
      </w:r>
      <w:r>
        <w:t>.</w:t>
      </w:r>
      <w:r w:rsidR="00884568">
        <w:t xml:space="preserve"> </w:t>
      </w:r>
    </w:p>
    <w:p w14:paraId="155EC7B4" w14:textId="097A87AE" w:rsidR="00884568" w:rsidRDefault="001F07D8" w:rsidP="00884568">
      <w:pPr>
        <w:pStyle w:val="Texto"/>
        <w:numPr>
          <w:ilvl w:val="0"/>
          <w:numId w:val="36"/>
        </w:numPr>
      </w:pPr>
      <w:r>
        <w:t>A</w:t>
      </w:r>
      <w:r w:rsidR="00FD25C1" w:rsidRPr="00FD25C1">
        <w:t>ssociar a este acesso um formulário de avaliação de serviço, capaz de produzir uma pontuação objetiva e de permanecer interpretável mesmo após alterações futuras ao questionário de origem</w:t>
      </w:r>
      <w:r>
        <w:t>.</w:t>
      </w:r>
    </w:p>
    <w:p w14:paraId="0C8290E7" w14:textId="46DF9102" w:rsidR="00D247DB" w:rsidRDefault="001F07D8" w:rsidP="003B39BF">
      <w:pPr>
        <w:pStyle w:val="Texto"/>
        <w:numPr>
          <w:ilvl w:val="0"/>
          <w:numId w:val="36"/>
        </w:numPr>
      </w:pPr>
      <w:r>
        <w:t>T</w:t>
      </w:r>
      <w:r w:rsidR="00FD25C1" w:rsidRPr="00FD25C1">
        <w:t xml:space="preserve">ornar visíveis as tarefas, tanto para o cliente externo (através de um </w:t>
      </w:r>
      <w:r w:rsidR="00FD25C1" w:rsidRPr="001F07D8">
        <w:rPr>
          <w:i/>
          <w:iCs/>
        </w:rPr>
        <w:t>dashboard</w:t>
      </w:r>
      <w:r w:rsidR="00FD25C1" w:rsidRPr="00FD25C1">
        <w:t xml:space="preserve"> de atividade).</w:t>
      </w:r>
    </w:p>
    <w:p w14:paraId="010A84F5" w14:textId="77777777" w:rsidR="00A27E32" w:rsidRDefault="00A27E32" w:rsidP="00EA0A8D">
      <w:pPr>
        <w:pStyle w:val="Texto"/>
      </w:pPr>
    </w:p>
    <w:p w14:paraId="1E5D655C" w14:textId="77777777" w:rsidR="00D247DB" w:rsidRDefault="00D247DB" w:rsidP="001F07D8">
      <w:pPr>
        <w:pStyle w:val="TituloSecundario"/>
        <w:numPr>
          <w:ilvl w:val="1"/>
          <w:numId w:val="35"/>
        </w:numPr>
        <w:ind w:left="567" w:hanging="567"/>
      </w:pPr>
      <w:bookmarkStart w:id="438" w:name="_Toc234543818"/>
      <w:r>
        <w:t>Objetivos do projeto</w:t>
      </w:r>
      <w:bookmarkEnd w:id="438"/>
    </w:p>
    <w:p w14:paraId="55B43C42" w14:textId="77777777" w:rsidR="00EA0A8D" w:rsidRDefault="00663A8E" w:rsidP="00EA0A8D">
      <w:pPr>
        <w:pStyle w:val="Texto"/>
      </w:pPr>
      <w:r w:rsidRPr="00663A8E">
        <w:t xml:space="preserve">O objetivo principal deste projeto foi o desenvolvimento e a implementação de um mecanismo de Acesso Externo, de Avaliação de Tarefas e uma Área de Cliente para o módulo de Tarefas Externas, que permitisse aos clientes da empresa aceder a uma página associada a uma tarefa e responder a um questionário de avaliação sobre o serviço prestado. Através da execução do presente trabalho, pretendia-se, mais precisamente: </w:t>
      </w:r>
    </w:p>
    <w:p w14:paraId="30A29A86" w14:textId="3CB3E3D2" w:rsidR="00EA0A8D" w:rsidRPr="00EA0A8D" w:rsidRDefault="00A27E32" w:rsidP="00CF0DF8">
      <w:pPr>
        <w:pStyle w:val="Texto"/>
        <w:numPr>
          <w:ilvl w:val="0"/>
          <w:numId w:val="28"/>
        </w:numPr>
        <w:rPr>
          <w:b/>
          <w:bCs/>
        </w:rPr>
      </w:pPr>
      <w:r>
        <w:t>i</w:t>
      </w:r>
      <w:r w:rsidR="00663A8E" w:rsidRPr="00663A8E">
        <w:t xml:space="preserve">mplementar o mecanismo de geração e validação de </w:t>
      </w:r>
      <w:r w:rsidR="00663A8E" w:rsidRPr="001F07D8">
        <w:rPr>
          <w:i/>
          <w:iCs/>
        </w:rPr>
        <w:t>tokens</w:t>
      </w:r>
      <w:r w:rsidR="00663A8E" w:rsidRPr="00663A8E">
        <w:t xml:space="preserve"> de acesso externo de Tarefas Externas, replicando e adaptando o padrão arquitetural já existente para módulos já existentes, em todas as camadas da aplicação;</w:t>
      </w:r>
    </w:p>
    <w:p w14:paraId="0645BBF5" w14:textId="68F99D52" w:rsidR="00EA0A8D" w:rsidRPr="00EA0A8D" w:rsidRDefault="00A27E32" w:rsidP="00CF0DF8">
      <w:pPr>
        <w:pStyle w:val="Texto"/>
        <w:numPr>
          <w:ilvl w:val="0"/>
          <w:numId w:val="28"/>
        </w:numPr>
        <w:rPr>
          <w:b/>
          <w:bCs/>
        </w:rPr>
      </w:pPr>
      <w:r>
        <w:t>c</w:t>
      </w:r>
      <w:r w:rsidR="00663A8E" w:rsidRPr="00663A8E">
        <w:t xml:space="preserve">onceber e implementar um modelo de persistência para os resultados de avaliação submetidos por visitantes externos, que conseguisse manter-se fiel e interpretável mesmo após futuras alterações do questionário de origem; </w:t>
      </w:r>
    </w:p>
    <w:p w14:paraId="03AFEF7E" w14:textId="2549C93B" w:rsidR="00EA0A8D" w:rsidRPr="00EA0A8D" w:rsidRDefault="00A27E32" w:rsidP="00CF0DF8">
      <w:pPr>
        <w:pStyle w:val="Texto"/>
        <w:numPr>
          <w:ilvl w:val="0"/>
          <w:numId w:val="28"/>
        </w:numPr>
        <w:rPr>
          <w:b/>
          <w:bCs/>
        </w:rPr>
      </w:pPr>
      <w:r>
        <w:t>c</w:t>
      </w:r>
      <w:r w:rsidR="00663A8E" w:rsidRPr="00663A8E">
        <w:t xml:space="preserve">onstruir a </w:t>
      </w:r>
      <w:r w:rsidR="00663A8E" w:rsidRPr="001F07D8">
        <w:rPr>
          <w:i/>
          <w:iCs/>
        </w:rPr>
        <w:t>interface</w:t>
      </w:r>
      <w:r w:rsidR="00663A8E" w:rsidRPr="00663A8E">
        <w:t xml:space="preserve"> de gestão administrativa correspondente, assim como uma funcionalidade de pré-visualização que permitisse a utilizadores internos validar o aspeto da página pública antes de enviar qualquer comunicação; </w:t>
      </w:r>
    </w:p>
    <w:p w14:paraId="35D3B53A" w14:textId="65874911" w:rsidR="00EA0A8D" w:rsidRDefault="00A27E32" w:rsidP="00CF0DF8">
      <w:pPr>
        <w:pStyle w:val="Texto"/>
        <w:numPr>
          <w:ilvl w:val="0"/>
          <w:numId w:val="28"/>
        </w:numPr>
      </w:pPr>
      <w:r>
        <w:lastRenderedPageBreak/>
        <w:t>c</w:t>
      </w:r>
      <w:r w:rsidR="00663A8E" w:rsidRPr="00663A8E">
        <w:t xml:space="preserve">riar o </w:t>
      </w:r>
      <w:r w:rsidR="00663A8E" w:rsidRPr="001F07D8">
        <w:rPr>
          <w:i/>
          <w:iCs/>
        </w:rPr>
        <w:t>dashboard</w:t>
      </w:r>
      <w:r w:rsidR="00663A8E" w:rsidRPr="00663A8E">
        <w:t xml:space="preserve"> do utilizador externo, com elementos visuais alimentados por dados das tarefas associadas ao cliente, incluindo uma linha temporal de atividade, um gráfico de evolução, atividades nos recentes dias e as tarefas associadas por concluir; </w:t>
      </w:r>
    </w:p>
    <w:p w14:paraId="068E808D" w14:textId="5C37BF50" w:rsidR="00663A8E" w:rsidRPr="00663A8E" w:rsidRDefault="00A27E32" w:rsidP="00CF0DF8">
      <w:pPr>
        <w:pStyle w:val="Texto"/>
        <w:numPr>
          <w:ilvl w:val="0"/>
          <w:numId w:val="28"/>
        </w:numPr>
      </w:pPr>
      <w:r>
        <w:t>p</w:t>
      </w:r>
      <w:r w:rsidRPr="00663A8E">
        <w:t xml:space="preserve">roporcionar </w:t>
      </w:r>
      <w:r w:rsidR="00663A8E" w:rsidRPr="00663A8E">
        <w:t>uma forma de criação de um formulário de avaliação de tarefas altamente dinâmica, sendo possível a definição do tipo de campo, o seu peso e quais as suas opções</w:t>
      </w:r>
      <w:r>
        <w:t>.</w:t>
      </w:r>
    </w:p>
    <w:p w14:paraId="53D126C0" w14:textId="77777777" w:rsidR="00A27E32" w:rsidRDefault="00A27E32" w:rsidP="001F07D8">
      <w:pPr>
        <w:pStyle w:val="Texto"/>
        <w:ind w:firstLine="0"/>
        <w:rPr>
          <w:b/>
          <w:bCs/>
        </w:rPr>
      </w:pPr>
    </w:p>
    <w:p w14:paraId="36A9BC36" w14:textId="0C7599C0" w:rsidR="00D247DB" w:rsidRDefault="00D247DB" w:rsidP="001F07D8">
      <w:pPr>
        <w:pStyle w:val="TituloSecundario"/>
        <w:numPr>
          <w:ilvl w:val="1"/>
          <w:numId w:val="35"/>
        </w:numPr>
        <w:ind w:left="567" w:hanging="567"/>
      </w:pPr>
      <w:bookmarkStart w:id="439" w:name="_Toc234543819"/>
      <w:r>
        <w:t>Metodologia de desenvolvimento</w:t>
      </w:r>
      <w:bookmarkEnd w:id="439"/>
    </w:p>
    <w:p w14:paraId="0AEAD18B" w14:textId="4E4EC38B" w:rsidR="00663A8E" w:rsidRPr="00663A8E" w:rsidRDefault="00663A8E" w:rsidP="00EA0A8D">
      <w:pPr>
        <w:pStyle w:val="Texto"/>
      </w:pPr>
      <w:r w:rsidRPr="00663A8E">
        <w:t xml:space="preserve">O desenvolvimento foi realizado segundo o critério de vertical slice: cada funcionalidade foi totalmente implementada, para todas as camadas da aplicação, incluindo modelo de dados, persistência, lógica de negócio, exposição via Web API, injeção de dependências e interface AngularJS/DevExtreme. Em vez de uma progressão camada a camada. Esta consistência facilita ainda o processo de </w:t>
      </w:r>
      <w:r w:rsidRPr="001F07D8">
        <w:rPr>
          <w:i/>
          <w:iCs/>
        </w:rPr>
        <w:t>code review</w:t>
      </w:r>
      <w:r w:rsidRPr="00663A8E">
        <w:t xml:space="preserve"> praticado na empresa, na medida em que os revisores encontram padrões já familiares do restante código do Sweb, tornando a revisão mais rápida e reduzindo a probabilidade de inconsistências passarem despercebidas. Esta abordagem potencializou o desenvolvimento e garantiu desde o início que a mesma arquitetura iria prevalecer e ter consistência com o resto do Sweb. </w:t>
      </w:r>
    </w:p>
    <w:p w14:paraId="01687254" w14:textId="6D757678" w:rsidR="00D247DB" w:rsidRDefault="00663A8E" w:rsidP="00EA0A8D">
      <w:pPr>
        <w:pStyle w:val="Texto"/>
      </w:pPr>
      <w:r w:rsidRPr="00663A8E">
        <w:t>O desenvolvimento foi incremental e iterativo, dividido por oito entregas sucessivas, cada uma corresponde a uma fatia funcional vertical completa ou a melhoria de uma entrega anterior, o cronograma detalhado destas iterações é apresentado no capítulo de Testes e Validação.</w:t>
      </w:r>
    </w:p>
    <w:p w14:paraId="1D39719F" w14:textId="77777777" w:rsidR="00A27E32" w:rsidRDefault="00A27E32" w:rsidP="00121B7A">
      <w:pPr>
        <w:pStyle w:val="Texto"/>
        <w:ind w:firstLine="0"/>
      </w:pPr>
    </w:p>
    <w:p w14:paraId="60022FE7" w14:textId="4DFB5B6A" w:rsidR="00121B7A" w:rsidRDefault="00121B7A" w:rsidP="00121B7A">
      <w:pPr>
        <w:pStyle w:val="TituloSecundario"/>
        <w:numPr>
          <w:ilvl w:val="1"/>
          <w:numId w:val="35"/>
        </w:numPr>
        <w:ind w:left="567" w:hanging="567"/>
      </w:pPr>
      <w:bookmarkStart w:id="440" w:name="_Toc234543820"/>
      <w:r>
        <w:t>Estrutura do documento</w:t>
      </w:r>
      <w:bookmarkEnd w:id="440"/>
    </w:p>
    <w:p w14:paraId="5A8EBF35" w14:textId="2E16EE59" w:rsidR="0075347A" w:rsidRPr="0075347A" w:rsidRDefault="0075347A">
      <w:pPr>
        <w:pStyle w:val="Texto"/>
        <w:pPrChange w:id="441" w:author="Mário Jorge Dias Lousã" w:date="2026-07-10T08:44:00Z" w16du:dateUtc="2026-07-10T07:44:00Z">
          <w:pPr>
            <w:pStyle w:val="TituloSecundario"/>
            <w:numPr>
              <w:ilvl w:val="1"/>
              <w:numId w:val="35"/>
            </w:numPr>
            <w:ind w:left="1080" w:hanging="720"/>
          </w:pPr>
        </w:pPrChange>
      </w:pPr>
      <w:r w:rsidRPr="0075347A">
        <w:t>O presente documento encontra-se organizado em dezassete secções, estruturadas de forma a apresentar, sequencial</w:t>
      </w:r>
      <w:r>
        <w:t>mente</w:t>
      </w:r>
      <w:r w:rsidRPr="0075347A">
        <w:t>, o enquadramento, o desenvolvimento e os resultados do trabalho realizado durante o estágio. A Secção 1 introduz o tema, apresentando a contextualização, a motivação, o problema, os objetivos, a metodologia adotada e a estrutura do documento. A Secção 2 descreve a empresa onde decorreu o estágio.</w:t>
      </w:r>
    </w:p>
    <w:p w14:paraId="314A48C5" w14:textId="77777777" w:rsidR="0075347A" w:rsidRPr="0075347A" w:rsidRDefault="0075347A">
      <w:pPr>
        <w:pStyle w:val="Texto"/>
        <w:pPrChange w:id="442" w:author="Mário Jorge Dias Lousã" w:date="2026-07-10T08:44:00Z" w16du:dateUtc="2026-07-10T07:44:00Z">
          <w:pPr>
            <w:pStyle w:val="TituloSecundario"/>
            <w:numPr>
              <w:ilvl w:val="1"/>
              <w:numId w:val="35"/>
            </w:numPr>
            <w:ind w:left="1080" w:hanging="720"/>
          </w:pPr>
        </w:pPrChange>
      </w:pPr>
    </w:p>
    <w:p w14:paraId="09D6725B" w14:textId="77777777" w:rsidR="0075347A" w:rsidRPr="0075347A" w:rsidRDefault="0075347A">
      <w:pPr>
        <w:pStyle w:val="Texto"/>
        <w:pPrChange w:id="443" w:author="Mário Jorge Dias Lousã" w:date="2026-07-10T08:44:00Z" w16du:dateUtc="2026-07-10T07:44:00Z">
          <w:pPr>
            <w:pStyle w:val="TituloSecundario"/>
            <w:numPr>
              <w:ilvl w:val="1"/>
              <w:numId w:val="35"/>
            </w:numPr>
            <w:ind w:left="1080" w:hanging="720"/>
          </w:pPr>
        </w:pPrChange>
      </w:pPr>
      <w:r w:rsidRPr="0075347A">
        <w:lastRenderedPageBreak/>
        <w:t>A Secção 3 apresenta o contexto e o estado da arte, incluindo o sistema Sweb, a sua arquitetura, as limitações identificadas e a análise de soluções semelhantes. A Secção 4 aborda o levantamento de requisitos, os casos de uso, os atores e as restrições técnicas do sistema legado. As Secções 5 e 6 descrevem, respetivamente, a arquitetura da solução e o modelo de dados.</w:t>
      </w:r>
    </w:p>
    <w:p w14:paraId="748A6A40" w14:textId="77777777" w:rsidR="0075347A" w:rsidRPr="0075347A" w:rsidRDefault="0075347A">
      <w:pPr>
        <w:pStyle w:val="Texto"/>
        <w:pPrChange w:id="444" w:author="Mário Jorge Dias Lousã" w:date="2026-07-10T08:44:00Z" w16du:dateUtc="2026-07-10T07:44:00Z">
          <w:pPr>
            <w:pStyle w:val="TituloSecundario"/>
            <w:numPr>
              <w:ilvl w:val="1"/>
              <w:numId w:val="35"/>
            </w:numPr>
            <w:ind w:left="1080" w:hanging="720"/>
          </w:pPr>
        </w:pPrChange>
      </w:pPr>
      <w:r w:rsidRPr="0075347A">
        <w:t xml:space="preserve">As Secções 7 a 10 apresentam os principais componentes da solução, nomeadamente a gestão do </w:t>
      </w:r>
      <w:r w:rsidRPr="0079301C">
        <w:rPr>
          <w:i/>
          <w:iCs/>
        </w:rPr>
        <w:t>token</w:t>
      </w:r>
      <w:r w:rsidRPr="0075347A">
        <w:t xml:space="preserve"> temporário, o fluxo de envio de correio eletrónico, a camada de API e a camada de apresentação. As Secções 11 e 12 descrevem a implementação da solução e o funcionamento da página de avaliação externa, incluindo os mecanismos de autenticação, validação, persistência dos resultados e visualização da informação.</w:t>
      </w:r>
    </w:p>
    <w:p w14:paraId="767694CE" w14:textId="0590D87B" w:rsidR="00DD5E83" w:rsidRDefault="0075347A" w:rsidP="003B39BF">
      <w:pPr>
        <w:pStyle w:val="Texto"/>
        <w:rPr>
          <w:rFonts w:ascii="Times New Roman" w:hAnsi="Times New Roman"/>
        </w:rPr>
      </w:pPr>
      <w:r w:rsidRPr="0075347A">
        <w:t xml:space="preserve">A Secção 13 apresenta o </w:t>
      </w:r>
      <w:r w:rsidRPr="00D62883">
        <w:rPr>
          <w:i/>
          <w:iCs/>
          <w:rPrChange w:id="445" w:author="Mário Jorge Dias Lousã" w:date="2026-07-10T08:45:00Z" w16du:dateUtc="2026-07-10T07:45:00Z">
            <w:rPr/>
          </w:rPrChange>
        </w:rPr>
        <w:t>dashboard</w:t>
      </w:r>
      <w:r w:rsidRPr="0075347A">
        <w:t xml:space="preserve"> de qualidade de serviço e os respetivos indicadores. A Secção 14 aborda os mecanismos de segurança implementados para proteção do acesso e dos dados. A Secção 15 expõe os resultados obtidos e o impacto da solução desenvolvida. A Secção 16 descreve as principais dificuldades encontradas e as decisões de design adotadas ao longo do desenvolvimento. Por fim, a Secção 17 apresenta as conclusões do trabalho e identifica possíveis desenvolvimentos futuros.</w:t>
      </w:r>
    </w:p>
    <w:p w14:paraId="3EDC47C4" w14:textId="77777777" w:rsidR="00121B7A" w:rsidRDefault="00121B7A" w:rsidP="00121B7A">
      <w:pPr>
        <w:pStyle w:val="Texto"/>
        <w:ind w:firstLine="0"/>
      </w:pPr>
    </w:p>
    <w:p w14:paraId="362C8538" w14:textId="5AFE6EB3" w:rsidR="00121B7A" w:rsidRDefault="00121B7A" w:rsidP="00121B7A">
      <w:pPr>
        <w:pStyle w:val="TituloPrincipal"/>
        <w:numPr>
          <w:ilvl w:val="0"/>
          <w:numId w:val="35"/>
        </w:numPr>
        <w:ind w:left="357" w:hanging="357"/>
      </w:pPr>
      <w:bookmarkStart w:id="446" w:name="_Toc234543821"/>
      <w:r>
        <w:t xml:space="preserve">Apresentação da empresa onde decorreu o </w:t>
      </w:r>
      <w:r w:rsidR="0027011D">
        <w:t>projeto</w:t>
      </w:r>
      <w:bookmarkEnd w:id="446"/>
    </w:p>
    <w:p w14:paraId="7EC4648F" w14:textId="4E7B901C" w:rsidR="00121B7A" w:rsidRPr="00327BA1" w:rsidRDefault="00C15391" w:rsidP="008F1768">
      <w:pPr>
        <w:pStyle w:val="Texto"/>
      </w:pPr>
      <w:r w:rsidRPr="00327BA1">
        <w:t xml:space="preserve">A Main Software é uma empresa portuguesa fundada em 1998, sediada na Rua de Fundões, 151, em São João da Madeira, dedicada há mais de 24 anos ao desenvolvimento de soluções de </w:t>
      </w:r>
      <w:r w:rsidRPr="008F1768">
        <w:rPr>
          <w:i/>
          <w:iCs/>
        </w:rPr>
        <w:t>software</w:t>
      </w:r>
      <w:r w:rsidRPr="00327BA1">
        <w:t xml:space="preserve"> de gestão. </w:t>
      </w:r>
      <w:r w:rsidR="00327BA1" w:rsidRPr="00327BA1">
        <w:t xml:space="preserve">A empresa foca-se no seu </w:t>
      </w:r>
      <w:r w:rsidR="00327BA1" w:rsidRPr="008F1768">
        <w:rPr>
          <w:i/>
          <w:iCs/>
        </w:rPr>
        <w:t>software</w:t>
      </w:r>
      <w:r w:rsidR="00327BA1" w:rsidRPr="00327BA1">
        <w:t xml:space="preserve"> modular, adaptável a diferentes sectores de atividade, que inclui ferramentas como ERP, CRM, gestão de produção, serviços e contratos, propostas e cotações, </w:t>
      </w:r>
      <w:r w:rsidR="00327BA1" w:rsidRPr="008F1768">
        <w:rPr>
          <w:i/>
          <w:iCs/>
        </w:rPr>
        <w:t>picking</w:t>
      </w:r>
      <w:r w:rsidR="00327BA1" w:rsidRPr="00327BA1">
        <w:t xml:space="preserve">, entregas, entre outras. Este </w:t>
      </w:r>
      <w:r w:rsidR="00327BA1" w:rsidRPr="008F1768">
        <w:rPr>
          <w:i/>
          <w:iCs/>
        </w:rPr>
        <w:t>software</w:t>
      </w:r>
      <w:r w:rsidR="00327BA1" w:rsidRPr="00327BA1">
        <w:t xml:space="preserve"> é complementado pelo desenvolvimento de </w:t>
      </w:r>
      <w:r w:rsidR="00327BA1" w:rsidRPr="008F1768">
        <w:rPr>
          <w:i/>
          <w:iCs/>
        </w:rPr>
        <w:t>software</w:t>
      </w:r>
      <w:r w:rsidR="00327BA1" w:rsidRPr="00327BA1">
        <w:t xml:space="preserve"> à medida e por soluções direcionadas a áreas específicas, como a indústria, a produção, o ponto de venda, gabinetes de contabilidade, restauração e oficinas.</w:t>
      </w:r>
      <w:r w:rsidRPr="00327BA1">
        <w:t xml:space="preserve"> Foi neste contexto empresarial, orientado para o desenvolvimento de soluções de gestão modulares e adaptáveis às necessidades de cada negócio, que decorreu o presente projeto.</w:t>
      </w:r>
    </w:p>
    <w:p w14:paraId="4C332BB4" w14:textId="77777777" w:rsidR="00121B7A" w:rsidRPr="00F43EC0" w:rsidRDefault="00121B7A" w:rsidP="001F07D8">
      <w:pPr>
        <w:pStyle w:val="Texto"/>
        <w:ind w:firstLine="0"/>
      </w:pPr>
    </w:p>
    <w:p w14:paraId="358075F4" w14:textId="03CFD31F" w:rsidR="00A652D3" w:rsidRDefault="00A652D3" w:rsidP="001F07D8">
      <w:pPr>
        <w:pStyle w:val="TituloPrincipal"/>
        <w:numPr>
          <w:ilvl w:val="0"/>
          <w:numId w:val="35"/>
        </w:numPr>
        <w:ind w:left="357" w:hanging="357"/>
      </w:pPr>
      <w:bookmarkStart w:id="447" w:name="_Toc234543822"/>
      <w:r>
        <w:lastRenderedPageBreak/>
        <w:t xml:space="preserve">Contexto e </w:t>
      </w:r>
      <w:r w:rsidR="00A27E32">
        <w:t>e</w:t>
      </w:r>
      <w:r>
        <w:t xml:space="preserve">stado </w:t>
      </w:r>
      <w:r w:rsidR="00A27E32">
        <w:t>d</w:t>
      </w:r>
      <w:r w:rsidR="00C20C98">
        <w:t>a art</w:t>
      </w:r>
      <w:r>
        <w:t>e</w:t>
      </w:r>
      <w:bookmarkEnd w:id="447"/>
    </w:p>
    <w:p w14:paraId="51BD1A55" w14:textId="77777777" w:rsidR="00A652D3" w:rsidRDefault="00A652D3" w:rsidP="001F07D8">
      <w:pPr>
        <w:pStyle w:val="TituloSecundario"/>
        <w:numPr>
          <w:ilvl w:val="1"/>
          <w:numId w:val="35"/>
        </w:numPr>
        <w:ind w:left="567" w:hanging="567"/>
      </w:pPr>
      <w:bookmarkStart w:id="448" w:name="_Toc234543823"/>
      <w:r>
        <w:t>O Sweb — visão geral do sistema e módulos existentes</w:t>
      </w:r>
      <w:bookmarkEnd w:id="448"/>
    </w:p>
    <w:p w14:paraId="01719A78" w14:textId="68442FD3" w:rsidR="004A6F99" w:rsidRPr="0016676D" w:rsidRDefault="004A6F99" w:rsidP="00EA0A8D">
      <w:pPr>
        <w:pStyle w:val="Texto"/>
      </w:pPr>
      <w:commentRangeStart w:id="449"/>
      <w:r w:rsidRPr="0016676D">
        <w:t xml:space="preserve">O Sweb é um sistema de gestão empresarial (ERP/CRM) que integra múltiplos módulos complementares, abrangendo distintas áreas funcionais de uma empresa — gestão comercial, gestão de tarefas e de serviço ao cliente, documentação e orçamentação, entre outras. Todos os módulos são suportados pela mesma plataforma tecnológica, partilhando convenções de </w:t>
      </w:r>
      <w:r w:rsidR="00C20C98" w:rsidRPr="0016676D">
        <w:t>arquitetura</w:t>
      </w:r>
      <w:r w:rsidRPr="0016676D">
        <w:t>, camadas de acesso a dados e componentes de interface, permitindo que padrões definidos para um módulo possam ser mantidos, com as devidas adaptações, noutros módulos</w:t>
      </w:r>
      <w:ins w:id="450" w:author="Mário Jorge Dias Lousã" w:date="2026-07-10T08:52:00Z" w16du:dateUtc="2026-07-10T07:52:00Z">
        <w:r w:rsidR="00D62883">
          <w:t xml:space="preserve"> (</w:t>
        </w:r>
      </w:ins>
      <w:ins w:id="451" w:author="Mário Jorge Dias Lousã" w:date="2026-07-10T08:53:00Z" w16du:dateUtc="2026-07-10T07:53:00Z">
        <w:r w:rsidR="00D62883">
          <w:t>Main Software, n.d.)</w:t>
        </w:r>
      </w:ins>
      <w:r w:rsidRPr="0016676D">
        <w:t>.</w:t>
      </w:r>
      <w:commentRangeEnd w:id="449"/>
      <w:r w:rsidR="0079301C">
        <w:rPr>
          <w:rStyle w:val="CommentReference"/>
          <w:sz w:val="22"/>
          <w:szCs w:val="20"/>
          <w:vertAlign w:val="superscript"/>
        </w:rPr>
        <w:commentReference w:id="449"/>
      </w:r>
      <w:ins w:id="452" w:author="Gonçalo Brandão" w:date="2026-07-09T23:15:00Z" w16du:dateUtc="2026-07-09T22:15:00Z">
        <w:del w:id="453" w:author="Mário Jorge Dias Lousã" w:date="2026-07-10T08:53:00Z" w16du:dateUtc="2026-07-10T07:53:00Z">
          <w:r w:rsidR="00611F2B" w:rsidDel="00D62883">
            <w:rPr>
              <w:rStyle w:val="FootnoteReference"/>
            </w:rPr>
            <w:footnoteReference w:id="1"/>
          </w:r>
        </w:del>
      </w:ins>
    </w:p>
    <w:p w14:paraId="3557CF25" w14:textId="1135EF7E" w:rsidR="004A6F99" w:rsidRDefault="004A6F99" w:rsidP="00EA0A8D">
      <w:pPr>
        <w:pStyle w:val="Texto"/>
      </w:pPr>
      <w:r w:rsidRPr="0016676D">
        <w:t xml:space="preserve">Uma entidade de negócio </w:t>
      </w:r>
      <w:r w:rsidR="00EA0A8D">
        <w:t xml:space="preserve">que </w:t>
      </w:r>
      <w:r w:rsidRPr="0016676D">
        <w:t>é particularmente relevante para o presente projeto</w:t>
      </w:r>
      <w:r w:rsidR="00C20C98">
        <w:t xml:space="preserve"> é a “</w:t>
      </w:r>
      <w:r w:rsidRPr="0016676D">
        <w:t>Tarefa External</w:t>
      </w:r>
      <w:r w:rsidR="00C20C98">
        <w:t>”</w:t>
      </w:r>
      <w:r w:rsidRPr="0016676D">
        <w:t xml:space="preserve">, que representa tarefas de serviço realizadas para um cliente e que, até ao arranque deste projeto, </w:t>
      </w:r>
      <w:r w:rsidR="00C20C98" w:rsidRPr="00C20C98">
        <w:t>não possuía</w:t>
      </w:r>
      <w:r w:rsidR="001F07D8">
        <w:t xml:space="preserve"> </w:t>
      </w:r>
      <w:r w:rsidR="00C20C98" w:rsidRPr="00C20C98">
        <w:t xml:space="preserve"> nenhum</w:t>
      </w:r>
      <w:r w:rsidR="00C20C98">
        <w:t xml:space="preserve"> </w:t>
      </w:r>
      <w:r w:rsidRPr="0016676D">
        <w:t>mecanismo de acesso externo equivalente.</w:t>
      </w:r>
    </w:p>
    <w:p w14:paraId="05D39D4F" w14:textId="77777777" w:rsidR="00413922" w:rsidRPr="0016676D" w:rsidRDefault="00413922" w:rsidP="00EA0A8D">
      <w:pPr>
        <w:pStyle w:val="Texto"/>
        <w:rPr>
          <w:b/>
          <w:bCs/>
        </w:rPr>
      </w:pPr>
    </w:p>
    <w:p w14:paraId="7E916DEA" w14:textId="119C5439" w:rsidR="00A652D3" w:rsidRDefault="00A652D3" w:rsidP="001F07D8">
      <w:pPr>
        <w:pStyle w:val="TituloSecundario"/>
        <w:numPr>
          <w:ilvl w:val="1"/>
          <w:numId w:val="35"/>
        </w:numPr>
        <w:ind w:left="567" w:hanging="567"/>
      </w:pPr>
      <w:bookmarkStart w:id="454" w:name="_Toc234543824"/>
      <w:r>
        <w:t>Arquitetura atual do Sweb</w:t>
      </w:r>
      <w:bookmarkEnd w:id="454"/>
    </w:p>
    <w:p w14:paraId="7B2AB629" w14:textId="20C24193" w:rsidR="0016676D" w:rsidRPr="0016676D" w:rsidRDefault="0016676D" w:rsidP="00EA0A8D">
      <w:pPr>
        <w:pStyle w:val="Texto"/>
      </w:pPr>
      <w:r w:rsidRPr="0016676D">
        <w:t xml:space="preserve">No </w:t>
      </w:r>
      <w:r w:rsidRPr="001F07D8">
        <w:rPr>
          <w:i/>
          <w:iCs/>
        </w:rPr>
        <w:t>backend</w:t>
      </w:r>
      <w:r w:rsidRPr="0016676D">
        <w:t>, o Sweb utiliza o framework .NET Framework, com o acesso à base de dados realizado através do Entity Framework 6 (EF6) de acordo com uma abordagem Code-First</w:t>
      </w:r>
      <w:r w:rsidR="00187330">
        <w:t xml:space="preserve">. Neste contexto, </w:t>
      </w:r>
      <w:r w:rsidRPr="0016676D">
        <w:t>o modelo de dados é definido em código e as migrações de base de dados são geradas a partir das entidades. A camada de exposição de serviços é implementada por ASP.NET Web API 2, organizada em controladores, especializados por entidade ou por agrupamento funcional. A injeção de dependências é realizada pelo Ninject, permitindo registar os repositórios e serviços de domínio de forma desacoplada das classes.</w:t>
      </w:r>
    </w:p>
    <w:p w14:paraId="31DF8B09" w14:textId="4B308185" w:rsidR="00EA0A8D" w:rsidRDefault="0016676D" w:rsidP="00EA0A8D">
      <w:pPr>
        <w:pStyle w:val="Texto"/>
      </w:pPr>
      <w:r w:rsidRPr="0016676D">
        <w:t xml:space="preserve">No </w:t>
      </w:r>
      <w:r w:rsidRPr="001F07D8">
        <w:rPr>
          <w:i/>
          <w:iCs/>
        </w:rPr>
        <w:t>frontend</w:t>
      </w:r>
      <w:r w:rsidRPr="0016676D">
        <w:t xml:space="preserve">, o Sweb utiliza AngularJS como </w:t>
      </w:r>
      <w:r w:rsidRPr="001F07D8">
        <w:rPr>
          <w:i/>
          <w:iCs/>
        </w:rPr>
        <w:t>framework</w:t>
      </w:r>
      <w:r w:rsidRPr="0016676D">
        <w:t xml:space="preserve"> de </w:t>
      </w:r>
      <w:r w:rsidRPr="001F07D8">
        <w:rPr>
          <w:i/>
          <w:iCs/>
        </w:rPr>
        <w:t>interface</w:t>
      </w:r>
      <w:r w:rsidRPr="0016676D">
        <w:t xml:space="preserve">, sendo grande parte dos componentes visuais fornecidos pela biblioteca DevExtreme (grelhas de dados, formulários, gráficos e outros </w:t>
      </w:r>
      <w:r w:rsidRPr="001F07D8">
        <w:rPr>
          <w:i/>
          <w:iCs/>
        </w:rPr>
        <w:t>widgets</w:t>
      </w:r>
      <w:r w:rsidRPr="0016676D">
        <w:t xml:space="preserve">). A integração de novas funcionalidades no </w:t>
      </w:r>
      <w:r w:rsidRPr="001F07D8">
        <w:rPr>
          <w:i/>
          <w:iCs/>
        </w:rPr>
        <w:t>frontend</w:t>
      </w:r>
      <w:r w:rsidRPr="0016676D">
        <w:t xml:space="preserve"> </w:t>
      </w:r>
      <w:r w:rsidR="00187330">
        <w:t>i</w:t>
      </w:r>
      <w:r w:rsidR="00187330" w:rsidRPr="00187330">
        <w:t>mplica geralmente</w:t>
      </w:r>
      <w:r w:rsidR="00187330">
        <w:t xml:space="preserve"> </w:t>
      </w:r>
      <w:r w:rsidRPr="0016676D">
        <w:t xml:space="preserve">o registo em vários pontos de configuração distintos — dependências de módulo, definição de rotas, </w:t>
      </w:r>
      <w:r w:rsidR="00187330">
        <w:t>ficheiros</w:t>
      </w:r>
      <w:r w:rsidR="00187330" w:rsidRPr="0016676D">
        <w:t xml:space="preserve"> </w:t>
      </w:r>
      <w:r w:rsidRPr="0016676D">
        <w:t xml:space="preserve">de tradução e inicialização de menu — um padrão que se repete de </w:t>
      </w:r>
      <w:r w:rsidR="00187330" w:rsidRPr="00187330">
        <w:t xml:space="preserve">consistentemente </w:t>
      </w:r>
      <w:r w:rsidRPr="0016676D">
        <w:t>em todo o sistema</w:t>
      </w:r>
      <w:r w:rsidR="00187330">
        <w:t>,</w:t>
      </w:r>
      <w:r w:rsidRPr="0016676D">
        <w:t xml:space="preserve"> que foi mantido neste projeto.</w:t>
      </w:r>
    </w:p>
    <w:p w14:paraId="099125AF" w14:textId="77777777" w:rsidR="00A46C4D" w:rsidRDefault="00A46C4D" w:rsidP="00EA0A8D">
      <w:pPr>
        <w:pStyle w:val="Texto"/>
      </w:pPr>
    </w:p>
    <w:p w14:paraId="65EA0463" w14:textId="049A6349" w:rsidR="00A652D3" w:rsidRPr="00EA0A8D" w:rsidRDefault="00A652D3" w:rsidP="001F07D8">
      <w:pPr>
        <w:pStyle w:val="TituloSecundario"/>
        <w:numPr>
          <w:ilvl w:val="1"/>
          <w:numId w:val="35"/>
        </w:numPr>
        <w:ind w:left="567" w:hanging="567"/>
      </w:pPr>
      <w:bookmarkStart w:id="455" w:name="_Toc234543825"/>
      <w:r w:rsidRPr="00EA0A8D">
        <w:lastRenderedPageBreak/>
        <w:t>Limitações identificadas</w:t>
      </w:r>
      <w:bookmarkEnd w:id="455"/>
    </w:p>
    <w:p w14:paraId="07ED10D2" w14:textId="5A8BE6AE" w:rsidR="00730DF4" w:rsidRDefault="00413922" w:rsidP="00730DF4">
      <w:pPr>
        <w:pStyle w:val="Texto"/>
      </w:pPr>
      <w:r>
        <w:t>Da análise</w:t>
      </w:r>
      <w:r w:rsidR="00EA0A8D" w:rsidRPr="00EA0A8D">
        <w:t xml:space="preserve"> ao estado do Sweb antes deste projeto foram </w:t>
      </w:r>
      <w:r w:rsidR="005171CA">
        <w:t>identificadas</w:t>
      </w:r>
      <w:r w:rsidRPr="00EA0A8D">
        <w:t xml:space="preserve"> </w:t>
      </w:r>
      <w:r w:rsidR="00EA0A8D" w:rsidRPr="00EA0A8D">
        <w:t>duas restrições que motivaram diretamente o trabalho desenvolvido:</w:t>
      </w:r>
    </w:p>
    <w:p w14:paraId="36938737" w14:textId="15CC49AF" w:rsidR="00730DF4" w:rsidRDefault="00EA0A8D" w:rsidP="00A46C4D">
      <w:pPr>
        <w:pStyle w:val="Texto"/>
        <w:numPr>
          <w:ilvl w:val="0"/>
          <w:numId w:val="29"/>
        </w:numPr>
        <w:ind w:left="1134"/>
      </w:pPr>
      <w:r w:rsidRPr="00EA0A8D">
        <w:t xml:space="preserve">Falta de acesso externo </w:t>
      </w:r>
      <w:r w:rsidR="00A41B45">
        <w:t>à</w:t>
      </w:r>
      <w:r w:rsidR="00A41B45" w:rsidRPr="00EA0A8D">
        <w:t xml:space="preserve"> </w:t>
      </w:r>
      <w:r w:rsidRPr="00EA0A8D">
        <w:t xml:space="preserve">TaskExternal: </w:t>
      </w:r>
      <w:r w:rsidR="00A41B45">
        <w:t>contrariamente a</w:t>
      </w:r>
      <w:r w:rsidRPr="00EA0A8D">
        <w:t xml:space="preserve"> outros módulos do Sweb, a entidade </w:t>
      </w:r>
      <w:r w:rsidR="005171CA">
        <w:t>“</w:t>
      </w:r>
      <w:r w:rsidRPr="00EA0A8D">
        <w:t>Tarefa Externa</w:t>
      </w:r>
      <w:r w:rsidR="005171CA">
        <w:t>”</w:t>
      </w:r>
      <w:r w:rsidRPr="00EA0A8D">
        <w:t xml:space="preserve"> não contava com nenhum mecanismo de acesso não autenticado, pelo que </w:t>
      </w:r>
      <w:r w:rsidR="00A41B45">
        <w:t>o</w:t>
      </w:r>
      <w:r w:rsidR="00A41B45" w:rsidRPr="00EA0A8D">
        <w:t xml:space="preserve"> </w:t>
      </w:r>
      <w:r w:rsidRPr="00EA0A8D">
        <w:t xml:space="preserve">cliente não tinha como consultar o estado de uma tarefa em </w:t>
      </w:r>
      <w:r w:rsidR="00A41B45">
        <w:t>curso</w:t>
      </w:r>
      <w:r w:rsidR="00A41B45" w:rsidRPr="00EA0A8D">
        <w:t xml:space="preserve"> </w:t>
      </w:r>
      <w:r w:rsidRPr="00EA0A8D">
        <w:t>sem a mediação direta com a própria empresa</w:t>
      </w:r>
      <w:r w:rsidR="00A41B45">
        <w:t>.</w:t>
      </w:r>
    </w:p>
    <w:p w14:paraId="0696316E" w14:textId="441D944D" w:rsidR="00EA0A8D" w:rsidRPr="00EA0A8D" w:rsidRDefault="00EA0A8D" w:rsidP="00A46C4D">
      <w:pPr>
        <w:pStyle w:val="Texto"/>
        <w:numPr>
          <w:ilvl w:val="0"/>
          <w:numId w:val="29"/>
        </w:numPr>
        <w:ind w:left="1134"/>
      </w:pPr>
      <w:r w:rsidRPr="00EA0A8D">
        <w:t xml:space="preserve">Falta de avaliação sistemática de tarefas: quando uma tarefa </w:t>
      </w:r>
      <w:r w:rsidR="00A41B45">
        <w:t>ficava</w:t>
      </w:r>
      <w:r w:rsidRPr="00EA0A8D">
        <w:t xml:space="preserve"> sem efeito, não existia nenhum mecanismo sistemático de recolha de </w:t>
      </w:r>
      <w:r w:rsidRPr="001F07D8">
        <w:rPr>
          <w:i/>
          <w:iCs/>
        </w:rPr>
        <w:t>feedback</w:t>
      </w:r>
      <w:r w:rsidRPr="00EA0A8D">
        <w:t xml:space="preserve"> dos clientes, nem qualquer estrutura de dados, API ou </w:t>
      </w:r>
      <w:r w:rsidRPr="001F07D8">
        <w:rPr>
          <w:i/>
          <w:iCs/>
        </w:rPr>
        <w:t>interface</w:t>
      </w:r>
      <w:r w:rsidRPr="00EA0A8D">
        <w:t xml:space="preserve"> preparadas para armazenar, agregar e disponibilizar avaliações de serviços.</w:t>
      </w:r>
    </w:p>
    <w:p w14:paraId="05832BA6" w14:textId="4F37283C" w:rsidR="00EA0A8D" w:rsidRDefault="00A41B45" w:rsidP="00730DF4">
      <w:pPr>
        <w:pStyle w:val="Texto"/>
      </w:pPr>
      <w:r>
        <w:t>Estas</w:t>
      </w:r>
      <w:r w:rsidR="00EA0A8D" w:rsidRPr="00EA0A8D">
        <w:t xml:space="preserve"> duas limitações significavam que a empresa não dispunha de visibilidade objetiva da satisfação dos seus clientes </w:t>
      </w:r>
      <w:r>
        <w:t>relativamente</w:t>
      </w:r>
      <w:r w:rsidR="00EA0A8D" w:rsidRPr="00EA0A8D">
        <w:t xml:space="preserve"> ao estado das tarefas de serviço prestadas, nem de um canal de comunicação direta e </w:t>
      </w:r>
      <w:r w:rsidR="00DC3AAF">
        <w:t xml:space="preserve">simplificada </w:t>
      </w:r>
      <w:r w:rsidR="00EA0A8D" w:rsidRPr="00EA0A8D">
        <w:t>com os esses clientes.</w:t>
      </w:r>
    </w:p>
    <w:p w14:paraId="0B78F05F" w14:textId="77777777" w:rsidR="00A41B45" w:rsidRDefault="00A41B45" w:rsidP="00730DF4">
      <w:pPr>
        <w:pStyle w:val="Texto"/>
        <w:rPr>
          <w:b/>
          <w:bCs/>
        </w:rPr>
      </w:pPr>
    </w:p>
    <w:p w14:paraId="3A3EAF8A" w14:textId="637B1FE3" w:rsidR="00A652D3" w:rsidRDefault="00A652D3" w:rsidP="001F07D8">
      <w:pPr>
        <w:pStyle w:val="TituloSecundario"/>
        <w:numPr>
          <w:ilvl w:val="1"/>
          <w:numId w:val="35"/>
        </w:numPr>
        <w:ind w:left="567" w:hanging="567"/>
      </w:pPr>
      <w:bookmarkStart w:id="456" w:name="_Toc234543826"/>
      <w:r>
        <w:t xml:space="preserve">Soluções análogas e </w:t>
      </w:r>
      <w:r w:rsidRPr="001F07D8">
        <w:rPr>
          <w:i/>
          <w:iCs/>
        </w:rPr>
        <w:t>benchmarking</w:t>
      </w:r>
      <w:bookmarkEnd w:id="456"/>
    </w:p>
    <w:p w14:paraId="68F4CBD6" w14:textId="034ED563" w:rsidR="00730DF4" w:rsidRPr="00730DF4" w:rsidRDefault="00730DF4" w:rsidP="00730DF4">
      <w:pPr>
        <w:pStyle w:val="Texto"/>
      </w:pPr>
      <w:r w:rsidRPr="00730DF4">
        <w:t xml:space="preserve">A questão de proporcionar, a utilizadores externos sem conta no sistema, um acesso pontual e temporário a um recurso específico é um problema frequente na maioria dos sistemas empresariais, sendo geralmente tratado através de ligações assinadas ou </w:t>
      </w:r>
      <w:r w:rsidRPr="001F07D8">
        <w:rPr>
          <w:i/>
          <w:iCs/>
        </w:rPr>
        <w:t>tokenizadas</w:t>
      </w:r>
      <w:r w:rsidRPr="00730DF4">
        <w:t xml:space="preserve">, com validade limitada. </w:t>
      </w:r>
      <w:r w:rsidR="00681CB0" w:rsidRPr="00681CB0">
        <w:t xml:space="preserve">De forma semelhante, a recolha estruturada de feedback sobre a prestação de serviços, através de questionários de curta duração associados a eventos específicos do processo de negócio </w:t>
      </w:r>
      <w:r w:rsidR="00681CB0">
        <w:t xml:space="preserve">(por exemplo, </w:t>
      </w:r>
      <w:r w:rsidR="00681CB0" w:rsidRPr="00681CB0">
        <w:t>a conclusão de uma tarefa, o encerramento de um pedido de suporte ou a finalização de uma solicitação</w:t>
      </w:r>
      <w:r w:rsidR="00681CB0">
        <w:t xml:space="preserve">) </w:t>
      </w:r>
      <w:r w:rsidR="00681CB0" w:rsidRPr="00681CB0">
        <w:t xml:space="preserve">constitui uma funcionalidade comum em sistemas de gestão do relacionamento com o cliente (CRM) e plataformas de </w:t>
      </w:r>
      <w:r w:rsidR="00681CB0" w:rsidRPr="001F07D8">
        <w:rPr>
          <w:i/>
          <w:iCs/>
        </w:rPr>
        <w:t>helpdesk</w:t>
      </w:r>
      <w:r w:rsidR="00681CB0" w:rsidRPr="00681CB0">
        <w:t>. Estes questionários são, tipicamente, enviados de forma automática por correio eletrónico após a ocorrência do respetivo evento, permitindo a obtenção de indicadores agregados de desempenho, tais como a taxa de satisfação dos utilizadores e a pontuação média de avaliação do serviço</w:t>
      </w:r>
      <w:r w:rsidRPr="00730DF4">
        <w:t xml:space="preserve">. </w:t>
      </w:r>
    </w:p>
    <w:p w14:paraId="34375C18" w14:textId="77777777" w:rsidR="00730DF4" w:rsidRDefault="00730DF4" w:rsidP="00730DF4">
      <w:pPr>
        <w:pStyle w:val="Texto"/>
      </w:pPr>
      <w:r w:rsidRPr="00730DF4">
        <w:lastRenderedPageBreak/>
        <w:t xml:space="preserve">A solução projetada para o Sweb insere-se, portanto, nestes dois padrões estabelecidos no mercado (acesso externo </w:t>
      </w:r>
      <w:r w:rsidRPr="001F07D8">
        <w:rPr>
          <w:i/>
          <w:iCs/>
        </w:rPr>
        <w:t>tokenizado</w:t>
      </w:r>
      <w:r w:rsidRPr="00730DF4">
        <w:t xml:space="preserve"> e avaliação de serviço pós-tarefa).</w:t>
      </w:r>
    </w:p>
    <w:p w14:paraId="27D3321D" w14:textId="77777777" w:rsidR="00413922" w:rsidRDefault="00413922" w:rsidP="00730DF4">
      <w:pPr>
        <w:pStyle w:val="Texto"/>
        <w:rPr>
          <w:b/>
        </w:rPr>
      </w:pPr>
    </w:p>
    <w:p w14:paraId="1BFCD4C0" w14:textId="3FC62500" w:rsidR="00A652D3" w:rsidRDefault="00A652D3" w:rsidP="001F07D8">
      <w:pPr>
        <w:pStyle w:val="TituloPrincipal"/>
        <w:numPr>
          <w:ilvl w:val="0"/>
          <w:numId w:val="35"/>
        </w:numPr>
        <w:ind w:left="357" w:hanging="357"/>
      </w:pPr>
      <w:bookmarkStart w:id="457" w:name="_Toc234543827"/>
      <w:r>
        <w:t xml:space="preserve">Análise e </w:t>
      </w:r>
      <w:r w:rsidR="00413922">
        <w:t xml:space="preserve">levantamento </w:t>
      </w:r>
      <w:r>
        <w:t xml:space="preserve">de </w:t>
      </w:r>
      <w:r w:rsidR="00413922">
        <w:t>requisitos</w:t>
      </w:r>
      <w:bookmarkEnd w:id="457"/>
    </w:p>
    <w:p w14:paraId="7674D325" w14:textId="77777777" w:rsidR="00A652D3" w:rsidRDefault="00A652D3" w:rsidP="001F07D8">
      <w:pPr>
        <w:pStyle w:val="TituloSecundario"/>
        <w:numPr>
          <w:ilvl w:val="1"/>
          <w:numId w:val="35"/>
        </w:numPr>
        <w:ind w:left="567" w:hanging="567"/>
      </w:pPr>
      <w:bookmarkStart w:id="458" w:name="_Toc234543828"/>
      <w:r>
        <w:t>Requisitos funcionais</w:t>
      </w:r>
      <w:bookmarkEnd w:id="458"/>
    </w:p>
    <w:p w14:paraId="4C93DEB6" w14:textId="55ECA526" w:rsidR="00730DF4" w:rsidRDefault="00730DF4" w:rsidP="00730DF4">
      <w:pPr>
        <w:pStyle w:val="Texto"/>
      </w:pPr>
      <w:r w:rsidRPr="00730DF4">
        <w:t xml:space="preserve">Com base no problema </w:t>
      </w:r>
      <w:r w:rsidR="00681CB0">
        <w:t>identificado</w:t>
      </w:r>
      <w:r w:rsidR="00681CB0" w:rsidRPr="00730DF4">
        <w:t xml:space="preserve"> </w:t>
      </w:r>
      <w:r w:rsidRPr="00730DF4">
        <w:t>e devido à contextualização do estado atual do Sweb, foram definidos os seguintes requisitos funcionais para a solução:</w:t>
      </w:r>
    </w:p>
    <w:p w14:paraId="29FA656A" w14:textId="3D528518" w:rsidR="00730DF4" w:rsidRDefault="00531089" w:rsidP="00A46C4D">
      <w:pPr>
        <w:pStyle w:val="Texto"/>
        <w:numPr>
          <w:ilvl w:val="0"/>
          <w:numId w:val="30"/>
        </w:numPr>
        <w:ind w:left="1134"/>
      </w:pPr>
      <w:r>
        <w:t>A</w:t>
      </w:r>
      <w:r w:rsidR="00681CB0" w:rsidRPr="00730DF4">
        <w:t xml:space="preserve">cesso </w:t>
      </w:r>
      <w:r w:rsidR="00730DF4" w:rsidRPr="00730DF4">
        <w:t xml:space="preserve">externo do cliente através de </w:t>
      </w:r>
      <w:r>
        <w:t xml:space="preserve">um </w:t>
      </w:r>
      <w:r w:rsidR="00730DF4" w:rsidRPr="001F07D8">
        <w:rPr>
          <w:i/>
          <w:iCs/>
        </w:rPr>
        <w:t>link</w:t>
      </w:r>
      <w:r w:rsidR="00730DF4" w:rsidRPr="00730DF4">
        <w:t xml:space="preserve"> temporário: um colaborador do cliente deverá conseguir aceder, sem autenticação prévia, a uma página correspondente a uma tarefa </w:t>
      </w:r>
      <w:r w:rsidR="00730DF4">
        <w:t xml:space="preserve">externa </w:t>
      </w:r>
      <w:r w:rsidR="00730DF4" w:rsidRPr="00730DF4">
        <w:t xml:space="preserve">(TaskExternal), através de um </w:t>
      </w:r>
      <w:r w:rsidR="00730DF4" w:rsidRPr="001F07D8">
        <w:rPr>
          <w:i/>
          <w:iCs/>
        </w:rPr>
        <w:t>link</w:t>
      </w:r>
      <w:r w:rsidR="00730DF4" w:rsidRPr="00730DF4">
        <w:t xml:space="preserve"> </w:t>
      </w:r>
      <w:r w:rsidR="00730DF4">
        <w:t>único</w:t>
      </w:r>
      <w:r w:rsidR="00730DF4" w:rsidRPr="00730DF4">
        <w:t xml:space="preserve"> enviado por </w:t>
      </w:r>
      <w:r w:rsidR="00730DF4" w:rsidRPr="001F07D8">
        <w:rPr>
          <w:i/>
          <w:iCs/>
        </w:rPr>
        <w:t>e-mail</w:t>
      </w:r>
      <w:r w:rsidR="00730DF4" w:rsidRPr="00730DF4">
        <w:t xml:space="preserve"> e válido por um período temporário de validade</w:t>
      </w:r>
      <w:r>
        <w:t>.</w:t>
      </w:r>
    </w:p>
    <w:p w14:paraId="65C7CB3A" w14:textId="389FE7F0" w:rsidR="00730DF4" w:rsidRDefault="00531089" w:rsidP="00A46C4D">
      <w:pPr>
        <w:pStyle w:val="Texto"/>
        <w:numPr>
          <w:ilvl w:val="0"/>
          <w:numId w:val="30"/>
        </w:numPr>
        <w:ind w:left="1134"/>
      </w:pPr>
      <w:r>
        <w:t>F</w:t>
      </w:r>
      <w:r w:rsidR="00681CB0" w:rsidRPr="00730DF4">
        <w:t xml:space="preserve">ormulário </w:t>
      </w:r>
      <w:r w:rsidR="00730DF4" w:rsidRPr="00730DF4">
        <w:t>de avaliação de tarefa: esta página deverá disponibilizar, quando aplicável, um formulário de avaliação do serviço prestado, com perguntas de resposta fechada e um campo de aceitação/confirmação, permitindo ao cliente submeter a sua avaliação diretamente através do link recebido</w:t>
      </w:r>
      <w:r>
        <w:t>.</w:t>
      </w:r>
    </w:p>
    <w:p w14:paraId="6FCFB870" w14:textId="48F223F2" w:rsidR="00730DF4" w:rsidRPr="00730DF4" w:rsidRDefault="00531089" w:rsidP="00A46C4D">
      <w:pPr>
        <w:pStyle w:val="Texto"/>
        <w:numPr>
          <w:ilvl w:val="0"/>
          <w:numId w:val="30"/>
        </w:numPr>
        <w:ind w:left="1134"/>
        <w:rPr>
          <w:b/>
          <w:bCs/>
        </w:rPr>
      </w:pPr>
      <w:r>
        <w:rPr>
          <w:i/>
          <w:iCs/>
        </w:rPr>
        <w:t>D</w:t>
      </w:r>
      <w:r w:rsidR="00730DF4" w:rsidRPr="001F07D8">
        <w:rPr>
          <w:i/>
          <w:iCs/>
        </w:rPr>
        <w:t>ashboard</w:t>
      </w:r>
      <w:r w:rsidR="00730DF4" w:rsidRPr="00730DF4">
        <w:t xml:space="preserve"> de resultados/KPIs: os dados de atividade deverão ser apresentados, tanto para o próprio cliente (num </w:t>
      </w:r>
      <w:r w:rsidR="00730DF4" w:rsidRPr="001F07D8">
        <w:rPr>
          <w:i/>
          <w:iCs/>
        </w:rPr>
        <w:t>dashboard</w:t>
      </w:r>
      <w:r w:rsidR="00730DF4" w:rsidRPr="00730DF4">
        <w:t xml:space="preserve"> de atividade, com histórico, indicadores e gráfico de evolução), como para os utilizadores internos (numa </w:t>
      </w:r>
      <w:r w:rsidR="00730DF4" w:rsidRPr="001F07D8">
        <w:rPr>
          <w:i/>
          <w:iCs/>
        </w:rPr>
        <w:t>interface</w:t>
      </w:r>
      <w:r w:rsidR="00730DF4" w:rsidRPr="00730DF4">
        <w:t xml:space="preserve"> de consulta agregada às restantes ferramentas de gestão da tarefa)</w:t>
      </w:r>
      <w:r>
        <w:t>.</w:t>
      </w:r>
    </w:p>
    <w:p w14:paraId="15403E60" w14:textId="4A44E1AE" w:rsidR="00730DF4" w:rsidRPr="001F07D8" w:rsidRDefault="00531089" w:rsidP="00A46C4D">
      <w:pPr>
        <w:pStyle w:val="Texto"/>
        <w:numPr>
          <w:ilvl w:val="0"/>
          <w:numId w:val="30"/>
        </w:numPr>
        <w:ind w:left="1134"/>
        <w:rPr>
          <w:b/>
          <w:bCs/>
        </w:rPr>
      </w:pPr>
      <w:r>
        <w:t>N</w:t>
      </w:r>
      <w:r w:rsidR="00730DF4" w:rsidRPr="00730DF4">
        <w:t xml:space="preserve">otificação por </w:t>
      </w:r>
      <w:r w:rsidR="00AB2C6B">
        <w:t>e-mail</w:t>
      </w:r>
      <w:r w:rsidR="00730DF4" w:rsidRPr="00730DF4">
        <w:t xml:space="preserve">: a criação e a atualização do acesso externo devem despoletar o envio automático de um </w:t>
      </w:r>
      <w:r w:rsidR="00730DF4" w:rsidRPr="001F07D8">
        <w:rPr>
          <w:i/>
          <w:iCs/>
        </w:rPr>
        <w:t>e-mail</w:t>
      </w:r>
      <w:r w:rsidR="00730DF4" w:rsidRPr="00730DF4">
        <w:t xml:space="preserve"> ao contacto do cliente, adjunto do </w:t>
      </w:r>
      <w:r w:rsidR="00730DF4" w:rsidRPr="001F07D8">
        <w:rPr>
          <w:i/>
          <w:iCs/>
        </w:rPr>
        <w:t>link</w:t>
      </w:r>
      <w:r w:rsidR="00730DF4" w:rsidRPr="00730DF4">
        <w:t xml:space="preserve"> de acesso, </w:t>
      </w:r>
      <w:r w:rsidR="00255ACA">
        <w:t>utilizando</w:t>
      </w:r>
      <w:r w:rsidR="00730DF4" w:rsidRPr="00730DF4">
        <w:t xml:space="preserve"> o serviço de envio de </w:t>
      </w:r>
      <w:r w:rsidR="00730DF4" w:rsidRPr="001F07D8">
        <w:rPr>
          <w:i/>
          <w:iCs/>
        </w:rPr>
        <w:t>e-mail</w:t>
      </w:r>
      <w:r w:rsidR="00730DF4" w:rsidRPr="00730DF4">
        <w:t xml:space="preserve"> já existente no Sweb.</w:t>
      </w:r>
    </w:p>
    <w:p w14:paraId="7D291C78" w14:textId="77777777" w:rsidR="00531089" w:rsidRPr="00730DF4" w:rsidRDefault="00531089" w:rsidP="001F07D8">
      <w:pPr>
        <w:pStyle w:val="Texto"/>
        <w:ind w:firstLine="0"/>
        <w:rPr>
          <w:b/>
          <w:bCs/>
        </w:rPr>
      </w:pPr>
    </w:p>
    <w:p w14:paraId="2D8A5BA4" w14:textId="6EB79E49" w:rsidR="00A652D3" w:rsidRDefault="00A652D3" w:rsidP="001F07D8">
      <w:pPr>
        <w:pStyle w:val="TituloSecundario"/>
        <w:numPr>
          <w:ilvl w:val="1"/>
          <w:numId w:val="35"/>
        </w:numPr>
        <w:ind w:left="567" w:hanging="567"/>
      </w:pPr>
      <w:bookmarkStart w:id="459" w:name="_Toc234543829"/>
      <w:r>
        <w:t>Requisitos não funcionais</w:t>
      </w:r>
      <w:bookmarkEnd w:id="459"/>
    </w:p>
    <w:p w14:paraId="62CD32C1" w14:textId="77777777" w:rsidR="00255ACA" w:rsidRDefault="00255ACA" w:rsidP="00255ACA">
      <w:pPr>
        <w:pStyle w:val="Texto"/>
      </w:pPr>
      <w:r w:rsidRPr="00255ACA">
        <w:t xml:space="preserve">Juntamente com os requisitos funcionais, foram identificados os seguintes requisitos não funcionais, decorrentes da natureza pública e não autenticada do acesso a disponibilizar: </w:t>
      </w:r>
    </w:p>
    <w:p w14:paraId="2EC67087" w14:textId="1DDF914A" w:rsidR="00255ACA" w:rsidRPr="00255ACA" w:rsidRDefault="00531089" w:rsidP="00D62883">
      <w:pPr>
        <w:pStyle w:val="Texto"/>
        <w:numPr>
          <w:ilvl w:val="0"/>
          <w:numId w:val="32"/>
        </w:numPr>
        <w:ind w:left="1134"/>
        <w:rPr>
          <w:b/>
          <w:bCs/>
        </w:rPr>
      </w:pPr>
      <w:r>
        <w:lastRenderedPageBreak/>
        <w:t>S</w:t>
      </w:r>
      <w:r w:rsidR="00255ACA" w:rsidRPr="00255ACA">
        <w:t xml:space="preserve">egurança: os </w:t>
      </w:r>
      <w:r w:rsidR="00255ACA" w:rsidRPr="001F07D8">
        <w:rPr>
          <w:i/>
          <w:iCs/>
        </w:rPr>
        <w:t>endpoints</w:t>
      </w:r>
      <w:r w:rsidR="00255ACA" w:rsidRPr="00255ACA">
        <w:t xml:space="preserve"> acessíveis a partir da página pública não poderão expor, direta ou indiretamente, dados de outras tarefas ou de outros clientes</w:t>
      </w:r>
      <w:r w:rsidR="00287359">
        <w:t>.</w:t>
      </w:r>
      <w:r w:rsidR="00D62883">
        <w:t xml:space="preserve"> </w:t>
      </w:r>
      <w:r w:rsidR="00287359">
        <w:t>A validação do acesso deve basear-se exclusivamente na posse de um token válido.</w:t>
      </w:r>
    </w:p>
    <w:p w14:paraId="17C9102F" w14:textId="120F5F31" w:rsidR="00255ACA" w:rsidRPr="00255ACA" w:rsidRDefault="00255ACA" w:rsidP="00D62883">
      <w:pPr>
        <w:pStyle w:val="Texto"/>
        <w:numPr>
          <w:ilvl w:val="0"/>
          <w:numId w:val="32"/>
        </w:numPr>
        <w:ind w:left="1134"/>
        <w:rPr>
          <w:rFonts w:eastAsiaTheme="majorEastAsia"/>
          <w:b/>
          <w:bCs/>
          <w:color w:val="000000" w:themeColor="text1"/>
          <w:sz w:val="26"/>
          <w:szCs w:val="26"/>
        </w:rPr>
      </w:pPr>
      <w:r w:rsidRPr="00255ACA">
        <w:t xml:space="preserve">Expiração do </w:t>
      </w:r>
      <w:r w:rsidRPr="001F07D8">
        <w:rPr>
          <w:i/>
          <w:iCs/>
        </w:rPr>
        <w:t>token</w:t>
      </w:r>
      <w:r w:rsidRPr="00255ACA">
        <w:t xml:space="preserve">: cada </w:t>
      </w:r>
      <w:r w:rsidRPr="001F07D8">
        <w:rPr>
          <w:i/>
          <w:iCs/>
        </w:rPr>
        <w:t>token</w:t>
      </w:r>
      <w:r w:rsidRPr="00255ACA">
        <w:t xml:space="preserve"> de acesso deve possuir validade temporal limitada e claramente definida, findo a qual o acesso deixa de ser possível, sendo o cliente informado explicitamente dessa expiração</w:t>
      </w:r>
      <w:r w:rsidR="00531089">
        <w:t>.</w:t>
      </w:r>
    </w:p>
    <w:p w14:paraId="461F4CDF" w14:textId="63370743" w:rsidR="00255ACA" w:rsidRPr="00255ACA" w:rsidRDefault="00255ACA" w:rsidP="00D62883">
      <w:pPr>
        <w:pStyle w:val="Texto"/>
        <w:numPr>
          <w:ilvl w:val="0"/>
          <w:numId w:val="32"/>
        </w:numPr>
        <w:ind w:left="1134"/>
        <w:rPr>
          <w:rFonts w:eastAsiaTheme="majorEastAsia"/>
          <w:b/>
          <w:bCs/>
          <w:color w:val="000000" w:themeColor="text1"/>
          <w:sz w:val="26"/>
          <w:szCs w:val="26"/>
        </w:rPr>
      </w:pPr>
      <w:r w:rsidRPr="001F07D8">
        <w:rPr>
          <w:i/>
          <w:iCs/>
        </w:rPr>
        <w:t>Performance</w:t>
      </w:r>
      <w:r w:rsidRPr="00255ACA">
        <w:t>: a criação de um novo acesso externo e o correspondente envio de</w:t>
      </w:r>
      <w:r w:rsidRPr="001F07D8">
        <w:rPr>
          <w:i/>
          <w:iCs/>
        </w:rPr>
        <w:t xml:space="preserve"> e-mail </w:t>
      </w:r>
      <w:r w:rsidRPr="00255ACA">
        <w:t>não podem introduzir um atraso percetível nos fluxos internos já existentes de gestão de tarefas, nem mesmo duplicar trabalho em caso de reenvio</w:t>
      </w:r>
      <w:r w:rsidR="00531089">
        <w:t>.</w:t>
      </w:r>
    </w:p>
    <w:p w14:paraId="64FA62B2" w14:textId="7BD3A942" w:rsidR="00AB4E00" w:rsidRPr="00D62883" w:rsidRDefault="00255ACA" w:rsidP="00D62883">
      <w:pPr>
        <w:pStyle w:val="Texto"/>
        <w:numPr>
          <w:ilvl w:val="0"/>
          <w:numId w:val="32"/>
        </w:numPr>
        <w:ind w:left="1134"/>
        <w:rPr>
          <w:rFonts w:eastAsiaTheme="majorEastAsia"/>
          <w:b/>
          <w:bCs/>
          <w:color w:val="000000" w:themeColor="text1"/>
          <w:sz w:val="26"/>
          <w:szCs w:val="26"/>
        </w:rPr>
      </w:pPr>
      <w:r w:rsidRPr="00255ACA">
        <w:t xml:space="preserve">Usabilidade: o acesso e </w:t>
      </w:r>
      <w:r w:rsidR="00AB4E00">
        <w:t xml:space="preserve">o </w:t>
      </w:r>
      <w:r w:rsidRPr="00255ACA">
        <w:t xml:space="preserve">preenchimento do formulário pelo cliente externo devem ser possíveis sem qualquer registo, instalação ou conhecimento prévio do Sweb, com </w:t>
      </w:r>
      <w:r w:rsidRPr="001F07D8">
        <w:rPr>
          <w:i/>
          <w:iCs/>
        </w:rPr>
        <w:t>interface</w:t>
      </w:r>
      <w:r w:rsidRPr="00255ACA">
        <w:t xml:space="preserve"> simples e com possibilidade de rever a avaliação antes da submissão definitiva.</w:t>
      </w:r>
    </w:p>
    <w:p w14:paraId="2FB272D5" w14:textId="77777777" w:rsidR="00D62883" w:rsidRPr="005013A4" w:rsidRDefault="00D62883" w:rsidP="00D62883">
      <w:pPr>
        <w:pStyle w:val="Texto"/>
        <w:ind w:firstLine="0"/>
        <w:rPr>
          <w:rFonts w:eastAsiaTheme="majorEastAsia"/>
          <w:b/>
          <w:bCs/>
          <w:color w:val="000000" w:themeColor="text1"/>
          <w:sz w:val="26"/>
          <w:szCs w:val="26"/>
        </w:rPr>
      </w:pPr>
    </w:p>
    <w:p w14:paraId="1E1B91B5" w14:textId="54D5B5A9" w:rsidR="00A652D3" w:rsidRDefault="00A652D3" w:rsidP="001F07D8">
      <w:pPr>
        <w:pStyle w:val="TituloSecundario"/>
        <w:numPr>
          <w:ilvl w:val="1"/>
          <w:numId w:val="35"/>
        </w:numPr>
        <w:ind w:left="567" w:hanging="567"/>
      </w:pPr>
      <w:bookmarkStart w:id="460" w:name="_Toc234543830"/>
      <w:r>
        <w:t>Casos de uso e atores</w:t>
      </w:r>
      <w:bookmarkEnd w:id="460"/>
    </w:p>
    <w:p w14:paraId="05BC968C" w14:textId="77777777" w:rsidR="00255ACA" w:rsidRDefault="00255ACA" w:rsidP="00255ACA">
      <w:pPr>
        <w:pStyle w:val="Texto"/>
      </w:pPr>
      <w:r w:rsidRPr="00255ACA">
        <w:t>A solução engloba três agentes principais, com necessidades e permissões diferentes:</w:t>
      </w:r>
    </w:p>
    <w:p w14:paraId="0A933B87" w14:textId="72C382A9" w:rsidR="00255ACA" w:rsidRDefault="00255ACA" w:rsidP="00A46C4D">
      <w:pPr>
        <w:pStyle w:val="Texto"/>
        <w:numPr>
          <w:ilvl w:val="0"/>
          <w:numId w:val="32"/>
        </w:numPr>
        <w:ind w:left="1134"/>
      </w:pPr>
      <w:r w:rsidRPr="00255ACA">
        <w:t>Cliente externo: colaborador do cliente da empresa, identificado pelo campo de contacto anexo à tarefa e sem conta no Sweb; tem ac</w:t>
      </w:r>
      <w:r>
        <w:t>e</w:t>
      </w:r>
      <w:r w:rsidRPr="00255ACA">
        <w:t>s</w:t>
      </w:r>
      <w:r>
        <w:t>so</w:t>
      </w:r>
      <w:r w:rsidRPr="00255ACA">
        <w:t xml:space="preserve"> à página pública através do </w:t>
      </w:r>
      <w:r w:rsidRPr="00A46C4D">
        <w:t>link</w:t>
      </w:r>
      <w:r w:rsidRPr="00255ACA">
        <w:t xml:space="preserve"> recebido por </w:t>
      </w:r>
      <w:r w:rsidR="00AB2C6B">
        <w:t>e-mail</w:t>
      </w:r>
      <w:r w:rsidRPr="00255ACA">
        <w:t>, consulta informações da tarefa, e quando aplicável submete uma avaliação</w:t>
      </w:r>
      <w:r w:rsidR="00AB4E00">
        <w:t>.</w:t>
      </w:r>
    </w:p>
    <w:p w14:paraId="7EDFE49E" w14:textId="51787F82" w:rsidR="00255ACA" w:rsidRDefault="00255ACA" w:rsidP="00A46C4D">
      <w:pPr>
        <w:pStyle w:val="Texto"/>
        <w:numPr>
          <w:ilvl w:val="0"/>
          <w:numId w:val="32"/>
        </w:numPr>
        <w:ind w:left="1134"/>
      </w:pPr>
      <w:r w:rsidRPr="00255ACA">
        <w:t>Utilizador interno / gestor: colaborador da empresa com conta no Sweb e permissões sobre o módulo de tarefas; gere a criação e reenvio de acessos externos, consulta histórico de atividade e resultados de avaliação através da interface administrativa, e valida a apresentação da página pública através da pré-visualização em duas fases</w:t>
      </w:r>
      <w:r w:rsidR="00AB4E00">
        <w:t>.</w:t>
      </w:r>
    </w:p>
    <w:p w14:paraId="37C29155" w14:textId="1BE44FC0" w:rsidR="00A46C4D" w:rsidRPr="00F43EC0" w:rsidRDefault="00255ACA" w:rsidP="0079301C">
      <w:pPr>
        <w:pStyle w:val="Texto"/>
        <w:numPr>
          <w:ilvl w:val="0"/>
          <w:numId w:val="32"/>
        </w:numPr>
        <w:ind w:left="1134"/>
      </w:pPr>
      <w:r w:rsidRPr="00255ACA">
        <w:t xml:space="preserve">Sistema: componente automatizado responsável por gerar e validar </w:t>
      </w:r>
      <w:r w:rsidRPr="00A46C4D">
        <w:rPr>
          <w:i/>
          <w:iCs/>
        </w:rPr>
        <w:t>tokens</w:t>
      </w:r>
      <w:r w:rsidRPr="00255ACA">
        <w:t xml:space="preserve">, guardar atividade (criação de acesso, visualização, submissão de avaliação), disparar o </w:t>
      </w:r>
      <w:r w:rsidR="00AB2C6B" w:rsidRPr="00A46C4D">
        <w:t>e-mail</w:t>
      </w:r>
      <w:r w:rsidRPr="00255ACA">
        <w:t xml:space="preserve"> de notificação e calcular a pontuação final (FinalScore) a partir das respostas submetidas.</w:t>
      </w:r>
    </w:p>
    <w:p w14:paraId="096EF69E" w14:textId="1724CE08" w:rsidR="00A652D3" w:rsidRDefault="00A652D3" w:rsidP="001F07D8">
      <w:pPr>
        <w:pStyle w:val="TituloSecundario"/>
        <w:numPr>
          <w:ilvl w:val="1"/>
          <w:numId w:val="35"/>
        </w:numPr>
        <w:ind w:left="567" w:hanging="567"/>
      </w:pPr>
      <w:bookmarkStart w:id="461" w:name="_Toc234543831"/>
      <w:r>
        <w:lastRenderedPageBreak/>
        <w:t>Restrições técnicas impostas pelo sistema</w:t>
      </w:r>
      <w:bookmarkEnd w:id="461"/>
    </w:p>
    <w:p w14:paraId="24E161FB" w14:textId="62FA5883" w:rsidR="00A6510E" w:rsidRPr="00A6510E" w:rsidRDefault="00A6510E" w:rsidP="00D62883">
      <w:pPr>
        <w:pStyle w:val="Texto"/>
      </w:pPr>
      <w:r w:rsidRPr="00A6510E">
        <w:t xml:space="preserve">Por se tratar de uma nova funcionalidade inserida num sistema legado, com um longo </w:t>
      </w:r>
      <w:r w:rsidR="002748A2">
        <w:t>histórico</w:t>
      </w:r>
      <w:r w:rsidRPr="00A6510E">
        <w:t xml:space="preserve"> de produção e uma base de código extensa e </w:t>
      </w:r>
      <w:r w:rsidR="002748A2">
        <w:t>sólida</w:t>
      </w:r>
      <w:r w:rsidRPr="00A6510E">
        <w:t>, a solução ficou sujeita a um conjunto de restrições técnicas próprias do Sweb</w:t>
      </w:r>
      <w:ins w:id="462" w:author="Mário Jorge Dias Lousã" w:date="2026-07-10T08:57:00Z" w16du:dateUtc="2026-07-10T07:57:00Z">
        <w:r w:rsidR="00A46C4D">
          <w:t>, que a seguir se descrevem.</w:t>
        </w:r>
      </w:ins>
    </w:p>
    <w:p w14:paraId="75788F01" w14:textId="77777777" w:rsidR="00A6510E" w:rsidRPr="00A6510E" w:rsidRDefault="00A6510E" w:rsidP="00D62883">
      <w:pPr>
        <w:pStyle w:val="Texto"/>
      </w:pPr>
      <w:r w:rsidRPr="00A6510E">
        <w:t>Em primeiro lugar, foi obrigatório seguir a estratégia de modelação Table-Per-Hierarchy (TPH), já empregada no mecanismo de acesso externo de Documentos de Orçamento. Esta abordagem permite partilhar tabelas e infraestrutura de auditoria entre funcionalidades.</w:t>
      </w:r>
    </w:p>
    <w:p w14:paraId="2D131BBD" w14:textId="21AA48A0" w:rsidR="00A6510E" w:rsidRPr="00A6510E" w:rsidRDefault="00A6510E" w:rsidP="00D62883">
      <w:pPr>
        <w:pStyle w:val="Texto"/>
      </w:pPr>
      <w:r w:rsidRPr="00A6510E">
        <w:t>Em segundo lugar, os projetos herdados não suportam inclusão automática de ficheiros (</w:t>
      </w:r>
      <w:r w:rsidRPr="00A46C4D">
        <w:rPr>
          <w:i/>
          <w:iCs/>
        </w:rPr>
        <w:t>glob patterns</w:t>
      </w:r>
      <w:r w:rsidRPr="00A6510E">
        <w:t>). Por es</w:t>
      </w:r>
      <w:r w:rsidR="002748A2">
        <w:t>t</w:t>
      </w:r>
      <w:r w:rsidRPr="00A6510E">
        <w:t>a razão, cada novo ficheiro de código teve de ser registado manualmente no projeto.</w:t>
      </w:r>
    </w:p>
    <w:p w14:paraId="511BFD99" w14:textId="77777777" w:rsidR="00A6510E" w:rsidRPr="00A6510E" w:rsidRDefault="00A6510E" w:rsidP="00D62883">
      <w:pPr>
        <w:pStyle w:val="Texto"/>
      </w:pPr>
      <w:r w:rsidRPr="00A6510E">
        <w:t>Em terceiro lugar, existem múltiplos pontos de configuração dispersos pelo sistema. Estes têm de ser atualizados em conjunto para que uma nova funcionalidade fique visível e operacional no frontend, nomeadamente ao nível das dependências de módulo, das rotas, das traduções e do menu.</w:t>
      </w:r>
    </w:p>
    <w:p w14:paraId="65D00ED1" w14:textId="3CE659FC" w:rsidR="00AB2C6B" w:rsidRDefault="00A6510E" w:rsidP="00A6510E">
      <w:pPr>
        <w:pStyle w:val="Texto"/>
      </w:pPr>
      <w:r w:rsidRPr="00A6510E">
        <w:t>Por fim, os dados geridos pelo Entity Framework são aplicados apenas uma vez em cada ambiente, à semelhança de uma migração. Consequentemente, sempre que um registo de configuração inicial precisa de ser corrigido após a primeira implementação, torna-se necessário efetuar essa correção manualmente em bases de dados que já contêm os dados iniciais.</w:t>
      </w:r>
    </w:p>
    <w:p w14:paraId="4EC98CFD" w14:textId="77777777" w:rsidR="00A46C4D" w:rsidRDefault="00A46C4D" w:rsidP="00A6510E">
      <w:pPr>
        <w:pStyle w:val="Texto"/>
        <w:rPr>
          <w:b/>
        </w:rPr>
      </w:pPr>
    </w:p>
    <w:p w14:paraId="1A60736C" w14:textId="2C0B6C0F" w:rsidR="00A652D3" w:rsidRDefault="00A652D3" w:rsidP="001F07D8">
      <w:pPr>
        <w:pStyle w:val="TituloPrincipal"/>
        <w:numPr>
          <w:ilvl w:val="0"/>
          <w:numId w:val="35"/>
        </w:numPr>
        <w:ind w:left="357" w:hanging="357"/>
      </w:pPr>
      <w:bookmarkStart w:id="463" w:name="_Toc234543832"/>
      <w:r>
        <w:t xml:space="preserve">Arquitetura da </w:t>
      </w:r>
      <w:r w:rsidR="00AB2C6B">
        <w:t>solução</w:t>
      </w:r>
      <w:bookmarkEnd w:id="463"/>
    </w:p>
    <w:p w14:paraId="19D8660C" w14:textId="77777777" w:rsidR="00460348" w:rsidRDefault="009B2E5B" w:rsidP="0079301C">
      <w:pPr>
        <w:pStyle w:val="Texto"/>
        <w:sectPr w:rsidR="00460348" w:rsidSect="006242E5">
          <w:pgSz w:w="11906" w:h="16838"/>
          <w:pgMar w:top="1417" w:right="1701" w:bottom="1417" w:left="1701" w:header="708" w:footer="708" w:gutter="0"/>
          <w:cols w:space="708"/>
          <w:titlePg/>
          <w:docGrid w:linePitch="360"/>
        </w:sectPr>
      </w:pPr>
      <w:r w:rsidRPr="009B2E5B">
        <w:t xml:space="preserve">A solução foi arquitetada em quatro camadas, seguindo a mesma disposição arquitetural já prevista no Sweb para </w:t>
      </w:r>
      <w:r>
        <w:t xml:space="preserve">os </w:t>
      </w:r>
      <w:r w:rsidR="0058545B">
        <w:t>“</w:t>
      </w:r>
      <w:r>
        <w:t>Documentos de Orçamento</w:t>
      </w:r>
      <w:r w:rsidR="0058545B">
        <w:t>”</w:t>
      </w:r>
      <w:r w:rsidR="00A46C4D">
        <w:t xml:space="preserve"> (cf. Figura 1)</w:t>
      </w:r>
      <w:r w:rsidRPr="009B2E5B">
        <w:t xml:space="preserve">: uma camada de dados (entidades EF6 Code-First e tabelas TPH partilhadas), uma camada de domínio e persistência (repositórios e serviços responsáveis pela geração e validação de </w:t>
      </w:r>
      <w:r w:rsidRPr="001F07D8">
        <w:rPr>
          <w:i/>
          <w:iCs/>
        </w:rPr>
        <w:t>tokens</w:t>
      </w:r>
      <w:r w:rsidRPr="009B2E5B">
        <w:t>, pela lógica de submissão e pelo cálculo da pontuação final), uma camada de API (controladores Web API 2 que expõem estas operações) e uma camada de apresentação (ecrãs AngularJS/DevExtreme, tanto públicos</w:t>
      </w:r>
      <w:r>
        <w:t>,</w:t>
      </w:r>
      <w:r w:rsidRPr="009B2E5B">
        <w:t xml:space="preserve"> </w:t>
      </w:r>
      <w:r>
        <w:t xml:space="preserve">acedidos </w:t>
      </w:r>
      <w:r w:rsidRPr="009B2E5B">
        <w:t xml:space="preserve">via </w:t>
      </w:r>
      <w:r w:rsidRPr="001F07D8">
        <w:rPr>
          <w:i/>
          <w:iCs/>
        </w:rPr>
        <w:t>token</w:t>
      </w:r>
      <w:r>
        <w:t>,</w:t>
      </w:r>
      <w:r w:rsidRPr="009B2E5B">
        <w:t xml:space="preserve"> como internos). O fluxo atravessa estas quatro camadas </w:t>
      </w:r>
      <w:r w:rsidR="00AB2C6B">
        <w:t>verticalmente</w:t>
      </w:r>
      <w:r w:rsidRPr="009B2E5B">
        <w:t xml:space="preserve">: o cliente externo acede via </w:t>
      </w:r>
      <w:r w:rsidRPr="001F07D8">
        <w:rPr>
          <w:i/>
          <w:iCs/>
        </w:rPr>
        <w:t>link</w:t>
      </w:r>
      <w:r w:rsidRPr="009B2E5B">
        <w:t xml:space="preserve"> com </w:t>
      </w:r>
      <w:r w:rsidRPr="001F07D8">
        <w:rPr>
          <w:i/>
          <w:iCs/>
        </w:rPr>
        <w:t>token</w:t>
      </w:r>
      <w:r w:rsidRPr="009B2E5B">
        <w:t xml:space="preserve"> ao </w:t>
      </w:r>
      <w:r w:rsidRPr="001F07D8">
        <w:rPr>
          <w:i/>
          <w:iCs/>
        </w:rPr>
        <w:t>frontend</w:t>
      </w:r>
      <w:r w:rsidRPr="009B2E5B">
        <w:t xml:space="preserve"> público, que consome a API, que por sua </w:t>
      </w:r>
      <w:r w:rsidR="0079301C" w:rsidRPr="009B2E5B">
        <w:t xml:space="preserve">vez invoca a camada de domínio e de dados; e, no sentido inverso, os utilizadores </w:t>
      </w:r>
    </w:p>
    <w:p w14:paraId="725CCD96" w14:textId="77777777" w:rsidR="0079301C" w:rsidRDefault="0079301C" w:rsidP="0079301C">
      <w:pPr>
        <w:pStyle w:val="Texto"/>
      </w:pPr>
      <w:r w:rsidRPr="009B2E5B">
        <w:lastRenderedPageBreak/>
        <w:t>internos consultam, através do mesmo conjunto de camadas, os dados de atividades e de avaliação recolhidos.</w:t>
      </w:r>
    </w:p>
    <w:p w14:paraId="554DD44D" w14:textId="77777777" w:rsidR="00460348" w:rsidRDefault="00460348" w:rsidP="00460348">
      <w:pPr>
        <w:keepNext/>
        <w:jc w:val="center"/>
      </w:pPr>
      <w:r>
        <w:rPr>
          <w:noProof/>
        </w:rPr>
        <w:drawing>
          <wp:inline distT="0" distB="0" distL="0" distR="0" wp14:anchorId="4D4DA4B4" wp14:editId="4197001B">
            <wp:extent cx="7359829" cy="4787265"/>
            <wp:effectExtent l="0" t="0" r="0" b="0"/>
            <wp:docPr id="8105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2509" name="Picture 8105825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91036" cy="4807564"/>
                    </a:xfrm>
                    <a:prstGeom prst="rect">
                      <a:avLst/>
                    </a:prstGeom>
                  </pic:spPr>
                </pic:pic>
              </a:graphicData>
            </a:graphic>
          </wp:inline>
        </w:drawing>
      </w:r>
    </w:p>
    <w:p w14:paraId="3AA5458C" w14:textId="1F48B115" w:rsidR="005013A4" w:rsidRDefault="00460348" w:rsidP="00460348">
      <w:pPr>
        <w:pStyle w:val="Caption"/>
      </w:pPr>
      <w:r>
        <w:t xml:space="preserve">Figura </w:t>
      </w:r>
      <w:fldSimple w:instr=" SEQ Figura \* ARABIC ">
        <w:r w:rsidR="00262AA2">
          <w:rPr>
            <w:noProof/>
          </w:rPr>
          <w:t>1</w:t>
        </w:r>
      </w:fldSimple>
      <w:r>
        <w:t xml:space="preserve"> - </w:t>
      </w:r>
      <w:r w:rsidRPr="00210AB2">
        <w:t>Arquitetura Sweb</w:t>
      </w:r>
    </w:p>
    <w:p w14:paraId="0D52965D" w14:textId="77777777" w:rsidR="0079301C" w:rsidRDefault="0079301C" w:rsidP="001F07D8">
      <w:pPr>
        <w:pStyle w:val="TituloPrincipal"/>
        <w:numPr>
          <w:ilvl w:val="0"/>
          <w:numId w:val="35"/>
        </w:numPr>
        <w:ind w:left="357" w:hanging="357"/>
        <w:sectPr w:rsidR="0079301C" w:rsidSect="0079301C">
          <w:pgSz w:w="16838" w:h="11906" w:orient="landscape"/>
          <w:pgMar w:top="1699" w:right="1411" w:bottom="1699" w:left="1411" w:header="706" w:footer="706" w:gutter="0"/>
          <w:cols w:space="708"/>
          <w:titlePg/>
          <w:docGrid w:linePitch="360"/>
        </w:sectPr>
      </w:pPr>
      <w:bookmarkStart w:id="464" w:name="_Toc234543833"/>
    </w:p>
    <w:p w14:paraId="4BD65865" w14:textId="75FB604D" w:rsidR="00A652D3" w:rsidRDefault="00A652D3" w:rsidP="001F07D8">
      <w:pPr>
        <w:pStyle w:val="TituloPrincipal"/>
        <w:numPr>
          <w:ilvl w:val="0"/>
          <w:numId w:val="35"/>
        </w:numPr>
        <w:ind w:left="357" w:hanging="357"/>
      </w:pPr>
      <w:r>
        <w:lastRenderedPageBreak/>
        <w:t>Modelo de dados</w:t>
      </w:r>
      <w:bookmarkEnd w:id="464"/>
    </w:p>
    <w:p w14:paraId="1D964974" w14:textId="77777777" w:rsidR="00A652D3" w:rsidRPr="0075347A" w:rsidRDefault="00A652D3" w:rsidP="001F07D8">
      <w:pPr>
        <w:pStyle w:val="TituloSecundario"/>
        <w:numPr>
          <w:ilvl w:val="1"/>
          <w:numId w:val="35"/>
        </w:numPr>
        <w:ind w:left="567" w:hanging="567"/>
        <w:rPr>
          <w:lang w:val="en-US"/>
        </w:rPr>
      </w:pPr>
      <w:bookmarkStart w:id="465" w:name="_Toc234543834"/>
      <w:r w:rsidRPr="0075347A">
        <w:rPr>
          <w:lang w:val="en-US"/>
        </w:rPr>
        <w:t>Estratégia TPH (Table-Per-Hierarchy)</w:t>
      </w:r>
      <w:bookmarkEnd w:id="465"/>
    </w:p>
    <w:p w14:paraId="095A10B6" w14:textId="26A9916D" w:rsidR="00A652D3" w:rsidRDefault="002B5B23" w:rsidP="0058545B">
      <w:pPr>
        <w:pStyle w:val="Texto"/>
      </w:pPr>
      <w:r w:rsidRPr="002B5B23">
        <w:t xml:space="preserve">O modelo do acesso externo foi criado </w:t>
      </w:r>
      <w:r w:rsidR="0058545B">
        <w:t>recorrendo a</w:t>
      </w:r>
      <w:r w:rsidR="0058545B" w:rsidRPr="002B5B23">
        <w:t xml:space="preserve"> </w:t>
      </w:r>
      <w:r w:rsidRPr="002B5B23">
        <w:t xml:space="preserve">uma estratégia TPH (Table-Per-Hierarchy), </w:t>
      </w:r>
      <w:r w:rsidR="0058545B">
        <w:t>idêntica à</w:t>
      </w:r>
      <w:r w:rsidRPr="002B5B23">
        <w:t xml:space="preserve"> utilizada para </w:t>
      </w:r>
      <w:r w:rsidR="0058545B">
        <w:t>“</w:t>
      </w:r>
      <w:r>
        <w:t>Documentos de Orçamento</w:t>
      </w:r>
      <w:r w:rsidR="0058545B">
        <w:t>”. Assim</w:t>
      </w:r>
      <w:r>
        <w:t>,</w:t>
      </w:r>
      <w:r w:rsidRPr="002B5B23">
        <w:t xml:space="preserve"> cada uma das entidades (correspondentes a diferentes tipos de documento/tarefa) partilha as mesmas tabelas físicas (dbo.ExternalAccesses, dbo.ExternalAccessActivities e dbo.ExternalAccessTokenActivities), de forma diferenciada, através de uma coluna </w:t>
      </w:r>
      <w:r w:rsidR="0058545B" w:rsidRPr="0058545B">
        <w:t xml:space="preserve">discriminadora </w:t>
      </w:r>
      <w:r>
        <w:t>(Discriminator)</w:t>
      </w:r>
      <w:r w:rsidRPr="002B5B23">
        <w:t xml:space="preserve">. Essa opção elimina a necessidade de </w:t>
      </w:r>
      <w:r w:rsidR="0058545B" w:rsidRPr="002B5B23">
        <w:t>criar uma</w:t>
      </w:r>
      <w:r w:rsidRPr="002B5B23">
        <w:t xml:space="preserve"> tabela para cada nova entidade que precise de acesso externo e facilita a consulta transversal sobre toda a atividade de acesso externo do sistema, ao custo de tornar nulas, para cada subtipo, as colunas específicas do restante dos subtipos da hierarquia.</w:t>
      </w:r>
    </w:p>
    <w:p w14:paraId="62475761" w14:textId="77777777" w:rsidR="004B6BE0" w:rsidRPr="00F43EC0" w:rsidRDefault="004B6BE0" w:rsidP="002B5B23">
      <w:pPr>
        <w:pStyle w:val="Texto"/>
      </w:pPr>
    </w:p>
    <w:p w14:paraId="5E704883" w14:textId="659AE854" w:rsidR="00A652D3" w:rsidRPr="00A652D3" w:rsidRDefault="00A652D3" w:rsidP="001F07D8">
      <w:pPr>
        <w:pStyle w:val="TituloSecundario"/>
        <w:numPr>
          <w:ilvl w:val="1"/>
          <w:numId w:val="35"/>
        </w:numPr>
        <w:ind w:left="567" w:hanging="567"/>
      </w:pPr>
      <w:bookmarkStart w:id="466" w:name="_Toc234543835"/>
      <w:r w:rsidRPr="00A652D3">
        <w:t xml:space="preserve">Entidades </w:t>
      </w:r>
      <w:r w:rsidR="002B5B23">
        <w:t xml:space="preserve">de </w:t>
      </w:r>
      <w:r w:rsidR="0058545B">
        <w:t>acesso externo</w:t>
      </w:r>
      <w:bookmarkEnd w:id="466"/>
    </w:p>
    <w:p w14:paraId="7DFEBFB6" w14:textId="40BA1CC9" w:rsidR="002B5B23" w:rsidRDefault="002B5B23" w:rsidP="002B5B23">
      <w:pPr>
        <w:pStyle w:val="Texto"/>
      </w:pPr>
      <w:r w:rsidRPr="002B5B23">
        <w:t>Para a entidade TaskExternal, foram criadas as classes TaskExternalExternalAccess, TaskExternalExternalAccessActivity e TaskExternalExternalAccessTokenActivity,</w:t>
      </w:r>
      <w:r>
        <w:t xml:space="preserve"> respetivamente</w:t>
      </w:r>
      <w:r w:rsidRPr="002B5B23">
        <w:t xml:space="preserve"> herdadas das classes base ExternalAccess, ExternalAccessActivity e ExternalAccessTokenActivity comuns </w:t>
      </w:r>
      <w:r>
        <w:t xml:space="preserve">aos </w:t>
      </w:r>
      <w:r w:rsidR="0058545B">
        <w:t>“</w:t>
      </w:r>
      <w:r>
        <w:t>Documentos de Orçamento</w:t>
      </w:r>
      <w:r w:rsidR="0058545B">
        <w:t>”</w:t>
      </w:r>
      <w:r w:rsidRPr="002B5B23">
        <w:t xml:space="preserve">. </w:t>
      </w:r>
    </w:p>
    <w:p w14:paraId="17A4E5CC" w14:textId="77777777" w:rsidR="002B5B23" w:rsidRDefault="002B5B23" w:rsidP="00A46C4D">
      <w:pPr>
        <w:pStyle w:val="Texto"/>
        <w:numPr>
          <w:ilvl w:val="0"/>
          <w:numId w:val="34"/>
        </w:numPr>
        <w:ind w:left="1134"/>
      </w:pPr>
      <w:r w:rsidRPr="002B5B23">
        <w:t>ExternalAccess guarda o registo do acesso em si (</w:t>
      </w:r>
      <w:r w:rsidRPr="001F07D8">
        <w:rPr>
          <w:i/>
          <w:iCs/>
        </w:rPr>
        <w:t>token</w:t>
      </w:r>
      <w:r w:rsidRPr="002B5B23">
        <w:t xml:space="preserve">, validade, referência à tarefa); </w:t>
      </w:r>
    </w:p>
    <w:p w14:paraId="122BA16E" w14:textId="0F247A65" w:rsidR="002B5B23" w:rsidRDefault="002B5B23" w:rsidP="00A46C4D">
      <w:pPr>
        <w:pStyle w:val="Texto"/>
        <w:numPr>
          <w:ilvl w:val="0"/>
          <w:numId w:val="34"/>
        </w:numPr>
        <w:ind w:left="1134"/>
      </w:pPr>
      <w:r w:rsidRPr="002B5B23">
        <w:t>ExternalAccessActivity regista eventos de atividade sobre esse acesso (i.e. visualização da página);</w:t>
      </w:r>
    </w:p>
    <w:p w14:paraId="703EED8C" w14:textId="16C090A5" w:rsidR="002B5B23" w:rsidRDefault="002B5B23" w:rsidP="00A46C4D">
      <w:pPr>
        <w:pStyle w:val="Texto"/>
        <w:numPr>
          <w:ilvl w:val="0"/>
          <w:numId w:val="34"/>
        </w:numPr>
        <w:ind w:left="1134"/>
      </w:pPr>
      <w:r w:rsidRPr="002B5B23">
        <w:t xml:space="preserve">ExternalAccessTokenActivity regista eventos especificamente sobre o próprio ciclo de vida do </w:t>
      </w:r>
      <w:r w:rsidRPr="001F07D8">
        <w:rPr>
          <w:i/>
          <w:iCs/>
        </w:rPr>
        <w:t>token</w:t>
      </w:r>
      <w:r w:rsidRPr="002B5B23">
        <w:t xml:space="preserve">, permitindo auditoria e </w:t>
      </w:r>
      <w:r>
        <w:t>monitorização</w:t>
      </w:r>
      <w:r w:rsidRPr="002B5B23">
        <w:t xml:space="preserve"> em termos de segurança.</w:t>
      </w:r>
    </w:p>
    <w:p w14:paraId="275FB27E" w14:textId="71E1319B" w:rsidR="00A652D3" w:rsidRDefault="002B5B23" w:rsidP="002B5B23">
      <w:pPr>
        <w:pStyle w:val="Texto"/>
      </w:pPr>
      <w:r w:rsidRPr="002B5B23">
        <w:t>Também foram definidas propriedades não mapeadas (NotMapped) próprias</w:t>
      </w:r>
      <w:r>
        <w:t xml:space="preserve">, </w:t>
      </w:r>
      <w:r w:rsidRPr="002B5B23">
        <w:t>nomeadamente ExternalAccessUrl e Company</w:t>
      </w:r>
      <w:r>
        <w:t xml:space="preserve"> (</w:t>
      </w:r>
      <w:r w:rsidRPr="002B5B23">
        <w:t>calculadas em tempo de execução a partir de outros campos da entidade</w:t>
      </w:r>
      <w:r>
        <w:t>)</w:t>
      </w:r>
      <w:r w:rsidRPr="002B5B23">
        <w:t xml:space="preserve"> e uma classe de </w:t>
      </w:r>
      <w:r w:rsidRPr="001F07D8">
        <w:rPr>
          <w:i/>
          <w:iCs/>
        </w:rPr>
        <w:t>template</w:t>
      </w:r>
      <w:r w:rsidRPr="002B5B23">
        <w:t xml:space="preserve"> própria</w:t>
      </w:r>
      <w:r>
        <w:t xml:space="preserve">, código </w:t>
      </w:r>
      <w:r w:rsidR="00FC59CF">
        <w:t>“</w:t>
      </w:r>
      <w:r w:rsidRPr="002B5B23">
        <w:t>02</w:t>
      </w:r>
      <w:r w:rsidR="00FC59CF">
        <w:t>“</w:t>
      </w:r>
      <w:r>
        <w:t>,</w:t>
      </w:r>
      <w:r w:rsidRPr="002B5B23">
        <w:t xml:space="preserve"> que identifica perante o motor de </w:t>
      </w:r>
      <w:r w:rsidRPr="001F07D8">
        <w:rPr>
          <w:i/>
          <w:iCs/>
        </w:rPr>
        <w:t>templates</w:t>
      </w:r>
      <w:r w:rsidRPr="002B5B23">
        <w:t xml:space="preserve"> do Sweb o </w:t>
      </w:r>
      <w:r w:rsidRPr="001F07D8">
        <w:rPr>
          <w:i/>
          <w:iCs/>
        </w:rPr>
        <w:t>e-mail</w:t>
      </w:r>
      <w:r w:rsidRPr="002B5B23">
        <w:t xml:space="preserve"> de acesso externo de TaskExternal.</w:t>
      </w:r>
    </w:p>
    <w:p w14:paraId="482DE5AA" w14:textId="77777777" w:rsidR="008F1768" w:rsidRPr="00F43EC0" w:rsidRDefault="008F1768" w:rsidP="002B5B23">
      <w:pPr>
        <w:pStyle w:val="Texto"/>
      </w:pPr>
    </w:p>
    <w:p w14:paraId="063CB960" w14:textId="3221C1BA" w:rsidR="00A652D3" w:rsidRPr="00A652D3" w:rsidRDefault="00A652D3" w:rsidP="001F07D8">
      <w:pPr>
        <w:pStyle w:val="TituloSecundario"/>
        <w:numPr>
          <w:ilvl w:val="1"/>
          <w:numId w:val="35"/>
        </w:numPr>
        <w:ind w:left="567" w:hanging="567"/>
      </w:pPr>
      <w:bookmarkStart w:id="467" w:name="_Toc234543836"/>
      <w:r w:rsidRPr="00A652D3">
        <w:lastRenderedPageBreak/>
        <w:t xml:space="preserve">Entidade </w:t>
      </w:r>
      <w:r w:rsidR="002B5B23">
        <w:t>de Resultados</w:t>
      </w:r>
      <w:r w:rsidRPr="00A652D3">
        <w:t xml:space="preserve"> (snapshot JSON + FinalScore)</w:t>
      </w:r>
      <w:bookmarkEnd w:id="467"/>
    </w:p>
    <w:p w14:paraId="71FD0F5A" w14:textId="72DC5EF0" w:rsidR="002B5B23" w:rsidRDefault="002B5B23" w:rsidP="002B5B23">
      <w:pPr>
        <w:pStyle w:val="Texto"/>
      </w:pPr>
      <w:r w:rsidRPr="002B5B23">
        <w:t xml:space="preserve">O resultado da avaliação enviada pelo cliente é armazenado </w:t>
      </w:r>
      <w:r>
        <w:t>n</w:t>
      </w:r>
      <w:r w:rsidRPr="002B5B23">
        <w:t xml:space="preserve">uma entidade especificamente criada, TaskExternalAvaliationResult, e utiliza duas estratégias complementares de persistência: um campo de </w:t>
      </w:r>
      <w:r w:rsidRPr="001F07D8">
        <w:rPr>
          <w:i/>
          <w:iCs/>
        </w:rPr>
        <w:t>snapshot</w:t>
      </w:r>
      <w:r w:rsidRPr="002B5B23">
        <w:t xml:space="preserve"> do tipo JSON (Fields) que contém o estado completo do questionário e das respostas no instante em que ele foi enviado</w:t>
      </w:r>
      <w:r w:rsidR="000D299E">
        <w:t xml:space="preserve">, </w:t>
      </w:r>
      <w:r w:rsidRPr="002B5B23">
        <w:t>contendo perguntas, respostas e metadados de apresentação</w:t>
      </w:r>
      <w:r w:rsidR="000D299E">
        <w:t>,</w:t>
      </w:r>
      <w:r w:rsidRPr="002B5B23">
        <w:t xml:space="preserve"> e um campo </w:t>
      </w:r>
      <w:r w:rsidRPr="001F07D8">
        <w:rPr>
          <w:i/>
          <w:iCs/>
        </w:rPr>
        <w:t>FinalScore</w:t>
      </w:r>
      <w:r w:rsidRPr="002B5B23">
        <w:t xml:space="preserve"> que armazena a pontuação final calculada a partir dessas respostas. Des</w:t>
      </w:r>
      <w:r w:rsidR="000D299E">
        <w:t>t</w:t>
      </w:r>
      <w:r w:rsidRPr="002B5B23">
        <w:t>a maneira, uma avaliação submetida continua a ser uma avaliação correta e interpretável mesmo que o questionário original tenha sido posteriormente alterado ou reorganizado e, por outro lado, provê, através de FinalScore, um valor numérico diretamente agregável para efeitos de indicadores e de gráficos, sem necessidade de reprocessar o JSON armazenado.</w:t>
      </w:r>
    </w:p>
    <w:p w14:paraId="478F2189" w14:textId="77777777" w:rsidR="0058545B" w:rsidRDefault="0058545B" w:rsidP="002B5B23">
      <w:pPr>
        <w:pStyle w:val="Texto"/>
        <w:rPr>
          <w:b/>
          <w:bCs/>
        </w:rPr>
      </w:pPr>
    </w:p>
    <w:p w14:paraId="7BD02B8E" w14:textId="37311B9C" w:rsidR="00A652D3" w:rsidRPr="00A652D3" w:rsidRDefault="00A652D3" w:rsidP="001F07D8">
      <w:pPr>
        <w:pStyle w:val="TituloSecundario"/>
        <w:numPr>
          <w:ilvl w:val="1"/>
          <w:numId w:val="35"/>
        </w:numPr>
        <w:ind w:left="567" w:hanging="567"/>
      </w:pPr>
      <w:bookmarkStart w:id="468" w:name="_Toc234543837"/>
      <w:r w:rsidRPr="00A652D3">
        <w:t>Diagrama de entidades e relações</w:t>
      </w:r>
      <w:bookmarkEnd w:id="468"/>
    </w:p>
    <w:p w14:paraId="15092F00" w14:textId="25B0217C" w:rsidR="005A336D" w:rsidRDefault="00944AD8" w:rsidP="005A336D">
      <w:pPr>
        <w:pStyle w:val="Texto"/>
      </w:pPr>
      <w:commentRangeStart w:id="469"/>
      <w:r>
        <w:t>Relativamente</w:t>
      </w:r>
      <w:r w:rsidR="007404AA" w:rsidRPr="007404AA">
        <w:t xml:space="preserve"> aos relacionamentos, uma tarefa (TaskExternal) tem um só </w:t>
      </w:r>
      <w:r w:rsidRPr="007404AA">
        <w:t>registo</w:t>
      </w:r>
      <w:r w:rsidR="007404AA" w:rsidRPr="007404AA">
        <w:t xml:space="preserve"> TaskExternalExternalAccess ativo de cada vez associado a ela, deste registo para vários outros registos, ou seja, um registo TaskExternalExternalAccessActivity para cada evento de atividade e um </w:t>
      </w:r>
      <w:r w:rsidRPr="007404AA">
        <w:t>registo</w:t>
      </w:r>
      <w:r w:rsidR="007404AA" w:rsidRPr="007404AA">
        <w:t xml:space="preserve"> TaskExternalExternalAccessTokenActivity para cada evento da vida do </w:t>
      </w:r>
      <w:r w:rsidR="007404AA" w:rsidRPr="001F07D8">
        <w:rPr>
          <w:i/>
          <w:iCs/>
        </w:rPr>
        <w:t>token</w:t>
      </w:r>
      <w:r w:rsidR="007404AA" w:rsidRPr="007404AA">
        <w:t>, a submissão de uma avaliação provoca o registo TaskExternalAvaliationResult associado a esse mesmo acesso externo</w:t>
      </w:r>
      <w:r>
        <w:t xml:space="preserve"> (cf. Figura </w:t>
      </w:r>
      <w:r w:rsidR="005013A4" w:rsidRPr="005013A4">
        <w:t>2</w:t>
      </w:r>
      <w:r>
        <w:t>)</w:t>
      </w:r>
      <w:r w:rsidR="007404AA" w:rsidRPr="007404AA">
        <w:t>.</w:t>
      </w:r>
      <w:commentRangeEnd w:id="469"/>
      <w:r w:rsidR="0079301C">
        <w:rPr>
          <w:rStyle w:val="CommentReference"/>
          <w:sz w:val="22"/>
          <w:szCs w:val="20"/>
        </w:rPr>
        <w:commentReference w:id="469"/>
      </w:r>
    </w:p>
    <w:p w14:paraId="63993DAD" w14:textId="77777777" w:rsidR="00460348" w:rsidRDefault="00460348" w:rsidP="00460348">
      <w:pPr>
        <w:keepNext/>
      </w:pPr>
      <w:r>
        <w:rPr>
          <w:noProof/>
        </w:rPr>
        <w:drawing>
          <wp:inline distT="0" distB="0" distL="0" distR="0" wp14:anchorId="0E4C5E80" wp14:editId="057113A3">
            <wp:extent cx="5400040" cy="3152775"/>
            <wp:effectExtent l="0" t="0" r="0" b="0"/>
            <wp:docPr id="496832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32813" name="Picture 4968328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152775"/>
                    </a:xfrm>
                    <a:prstGeom prst="rect">
                      <a:avLst/>
                    </a:prstGeom>
                  </pic:spPr>
                </pic:pic>
              </a:graphicData>
            </a:graphic>
          </wp:inline>
        </w:drawing>
      </w:r>
    </w:p>
    <w:p w14:paraId="39F43980" w14:textId="2EC7060E" w:rsidR="00460348" w:rsidRDefault="00460348" w:rsidP="00460348">
      <w:pPr>
        <w:pStyle w:val="Caption"/>
      </w:pPr>
      <w:r>
        <w:t xml:space="preserve">Figura </w:t>
      </w:r>
      <w:fldSimple w:instr=" SEQ Figura \* ARABIC ">
        <w:r w:rsidR="00262AA2">
          <w:rPr>
            <w:noProof/>
          </w:rPr>
          <w:t>2</w:t>
        </w:r>
      </w:fldSimple>
      <w:r>
        <w:t xml:space="preserve"> - </w:t>
      </w:r>
      <w:r w:rsidRPr="0035387D">
        <w:t>Diagrama Modelo de Dados Acessos Externos</w:t>
      </w:r>
    </w:p>
    <w:p w14:paraId="16E6AEBA" w14:textId="0B1B4786" w:rsidR="00695D47" w:rsidRDefault="00695D47" w:rsidP="00A46C4D">
      <w:pPr>
        <w:pStyle w:val="TituloSecundario"/>
        <w:numPr>
          <w:ilvl w:val="1"/>
          <w:numId w:val="35"/>
        </w:numPr>
        <w:ind w:left="567" w:hanging="567"/>
      </w:pPr>
      <w:bookmarkStart w:id="470" w:name="_Toc234543838"/>
      <w:r>
        <w:lastRenderedPageBreak/>
        <w:t>Diagrama do modelo de avaliação</w:t>
      </w:r>
      <w:bookmarkEnd w:id="470"/>
    </w:p>
    <w:p w14:paraId="759F7BFA" w14:textId="285D3A81" w:rsidR="0027202D" w:rsidRDefault="00BE5807" w:rsidP="0027202D">
      <w:pPr>
        <w:pStyle w:val="Texto"/>
      </w:pPr>
      <w:r w:rsidRPr="00BE5807">
        <w:t>O diagrama seguinte</w:t>
      </w:r>
      <w:r>
        <w:t xml:space="preserve"> (cf. Figura </w:t>
      </w:r>
      <w:r w:rsidR="005013A4" w:rsidRPr="005013A4">
        <w:t>3</w:t>
      </w:r>
      <w:r>
        <w:t>)</w:t>
      </w:r>
      <w:r w:rsidRPr="00BE5807">
        <w:t xml:space="preserve"> ilustra o modelo de dados do sistema de avaliação, focando-se no template de avaliação e o resultado correspondente. São representadas quatro entidades principais</w:t>
      </w:r>
      <w:r>
        <w:t>:</w:t>
      </w:r>
      <w:r w:rsidRPr="00BE5807">
        <w:t xml:space="preserve"> TaskClassificationAvaliationTemplate, TaskClassificationAvaliationTemplateField, TaskClassificationAvaliationTemplateFieldOption e TaskExternalAvaliationResult </w:t>
      </w:r>
      <w:r>
        <w:t>bem como</w:t>
      </w:r>
      <w:r w:rsidRPr="00BE5807">
        <w:t xml:space="preserve"> as entidades de contexto com as quais elas se relacionam (TaskClassification, FieldType e TaskExternal). Um </w:t>
      </w:r>
      <w:r w:rsidRPr="00A46C4D">
        <w:rPr>
          <w:i/>
          <w:iCs/>
        </w:rPr>
        <w:t>template</w:t>
      </w:r>
      <w:r w:rsidRPr="00BE5807">
        <w:t xml:space="preserve"> está opcionalmente associado a uma classificação de tarefa  e agrega um conjunto ordenado de campos (perguntas), cada campo tem um tipo (Texto, Booleano ou Lista) e, quando é do tipo Lista, inclui um conjunto de opções, com cada uma das opções possuindo um peso correspondente. Quando o cliente submete a avaliação de uma tarefa, um registo TaskExternalAvaliationResult é criado para guardar, sob a forma de </w:t>
      </w:r>
      <w:r w:rsidRPr="00A46C4D">
        <w:rPr>
          <w:i/>
          <w:iCs/>
        </w:rPr>
        <w:t>snapshot</w:t>
      </w:r>
      <w:r w:rsidRPr="00BE5807">
        <w:t xml:space="preserve"> em JSON, o estado do </w:t>
      </w:r>
      <w:r w:rsidRPr="00A46C4D">
        <w:rPr>
          <w:i/>
          <w:iCs/>
        </w:rPr>
        <w:t>template</w:t>
      </w:r>
      <w:r w:rsidRPr="00BE5807">
        <w:t xml:space="preserve"> no momento da submissão, juntamente com a pontuação final.</w:t>
      </w:r>
    </w:p>
    <w:p w14:paraId="279D88BD" w14:textId="77777777" w:rsidR="00460348" w:rsidRDefault="00460348" w:rsidP="00460348">
      <w:pPr>
        <w:keepNext/>
      </w:pPr>
      <w:r>
        <w:rPr>
          <w:noProof/>
          <w:lang w:eastAsia="pt-PT"/>
        </w:rPr>
        <w:drawing>
          <wp:inline distT="0" distB="0" distL="0" distR="0" wp14:anchorId="427E9110" wp14:editId="17647F37">
            <wp:extent cx="5400040" cy="1746885"/>
            <wp:effectExtent l="0" t="0" r="0" b="0"/>
            <wp:docPr id="1093684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4360" name="Picture 10936843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1746885"/>
                    </a:xfrm>
                    <a:prstGeom prst="rect">
                      <a:avLst/>
                    </a:prstGeom>
                  </pic:spPr>
                </pic:pic>
              </a:graphicData>
            </a:graphic>
          </wp:inline>
        </w:drawing>
      </w:r>
    </w:p>
    <w:p w14:paraId="7B08DB17" w14:textId="1B4EEBDD" w:rsidR="00D72FEE" w:rsidRDefault="00460348" w:rsidP="00460348">
      <w:pPr>
        <w:pStyle w:val="Caption"/>
      </w:pPr>
      <w:r>
        <w:t xml:space="preserve">Figura </w:t>
      </w:r>
      <w:fldSimple w:instr=" SEQ Figura \* ARABIC ">
        <w:r w:rsidR="00262AA2">
          <w:rPr>
            <w:noProof/>
          </w:rPr>
          <w:t>3</w:t>
        </w:r>
      </w:fldSimple>
      <w:r>
        <w:t xml:space="preserve"> - </w:t>
      </w:r>
      <w:r w:rsidRPr="00A75F31">
        <w:t>Diagrama Modelo de Dados Avaliações de Tarefa</w:t>
      </w:r>
    </w:p>
    <w:p w14:paraId="123C6414" w14:textId="77777777" w:rsidR="00460348" w:rsidRPr="00460348" w:rsidRDefault="00460348" w:rsidP="00460348">
      <w:pPr>
        <w:rPr>
          <w:lang w:eastAsia="pt-PT"/>
        </w:rPr>
      </w:pPr>
    </w:p>
    <w:p w14:paraId="008F8C22" w14:textId="3C213CE6" w:rsidR="00A652D3" w:rsidRDefault="00A652D3" w:rsidP="001F07D8">
      <w:pPr>
        <w:pStyle w:val="TituloPrincipal"/>
        <w:numPr>
          <w:ilvl w:val="0"/>
          <w:numId w:val="35"/>
        </w:numPr>
        <w:ind w:left="357" w:hanging="357"/>
      </w:pPr>
      <w:bookmarkStart w:id="471" w:name="_Toc234543840"/>
      <w:r>
        <w:t xml:space="preserve">Geração e gestão do </w:t>
      </w:r>
      <w:r w:rsidRPr="001F07D8">
        <w:rPr>
          <w:i/>
          <w:iCs/>
        </w:rPr>
        <w:t>token</w:t>
      </w:r>
      <w:r>
        <w:t xml:space="preserve"> temporário</w:t>
      </w:r>
      <w:bookmarkEnd w:id="471"/>
    </w:p>
    <w:p w14:paraId="27509202" w14:textId="77777777" w:rsidR="00A652D3" w:rsidRPr="00A652D3" w:rsidRDefault="00A652D3" w:rsidP="001F07D8">
      <w:pPr>
        <w:pStyle w:val="TituloSecundario"/>
        <w:numPr>
          <w:ilvl w:val="1"/>
          <w:numId w:val="35"/>
        </w:numPr>
        <w:ind w:left="567" w:hanging="567"/>
      </w:pPr>
      <w:bookmarkStart w:id="472" w:name="_Toc234543841"/>
      <w:r w:rsidRPr="00A652D3">
        <w:t>Geração segura do token</w:t>
      </w:r>
      <w:bookmarkEnd w:id="472"/>
    </w:p>
    <w:p w14:paraId="16D15110" w14:textId="27D2EC77" w:rsidR="00A8234C" w:rsidRDefault="00A8234C" w:rsidP="00A8234C">
      <w:pPr>
        <w:pStyle w:val="Texto"/>
        <w:rPr>
          <w:b/>
          <w:bCs/>
        </w:rPr>
      </w:pPr>
      <w:r w:rsidRPr="00A8234C">
        <w:t xml:space="preserve">O </w:t>
      </w:r>
      <w:r w:rsidRPr="001F07D8">
        <w:rPr>
          <w:i/>
          <w:iCs/>
        </w:rPr>
        <w:t>token</w:t>
      </w:r>
      <w:r w:rsidRPr="00A8234C">
        <w:t xml:space="preserve"> de acesso é criado quando é fornecido um novo acesso externo para a tarefa e armazenado na forma de um TokenHash não no valor em claro, replicando a prática de segurança já utilizada </w:t>
      </w:r>
      <w:r>
        <w:t xml:space="preserve">em </w:t>
      </w:r>
      <w:r w:rsidR="0058545B">
        <w:t>“</w:t>
      </w:r>
      <w:r>
        <w:t>Documentos de Orçamento</w:t>
      </w:r>
      <w:r w:rsidR="0058545B">
        <w:t>”</w:t>
      </w:r>
      <w:r>
        <w:t>.</w:t>
      </w:r>
      <w:r w:rsidRPr="00A8234C">
        <w:t xml:space="preserve"> O </w:t>
      </w:r>
      <w:r w:rsidRPr="001F07D8">
        <w:rPr>
          <w:i/>
          <w:iCs/>
        </w:rPr>
        <w:t>link</w:t>
      </w:r>
      <w:r w:rsidRPr="00A8234C">
        <w:t xml:space="preserve"> remetido ao cliente foi construído a partir deste </w:t>
      </w:r>
      <w:r w:rsidRPr="001F07D8">
        <w:rPr>
          <w:i/>
          <w:iCs/>
        </w:rPr>
        <w:t>token</w:t>
      </w:r>
      <w:r>
        <w:t>,</w:t>
      </w:r>
      <w:r w:rsidRPr="00A8234C">
        <w:t xml:space="preserve"> através de um modelo específico (ExternalAccessUrlModel), que compõe o URL público a ser incluído no </w:t>
      </w:r>
      <w:r w:rsidRPr="001F07D8">
        <w:rPr>
          <w:i/>
          <w:iCs/>
        </w:rPr>
        <w:t>e-mail</w:t>
      </w:r>
      <w:r w:rsidRPr="00A8234C">
        <w:t xml:space="preserve"> de notificação.</w:t>
      </w:r>
    </w:p>
    <w:p w14:paraId="5A413F6D" w14:textId="4E4060E0" w:rsidR="00A652D3" w:rsidRPr="00A652D3" w:rsidRDefault="00A652D3" w:rsidP="001F07D8">
      <w:pPr>
        <w:pStyle w:val="TituloSecundario"/>
        <w:numPr>
          <w:ilvl w:val="1"/>
          <w:numId w:val="35"/>
        </w:numPr>
        <w:ind w:left="567" w:hanging="567"/>
      </w:pPr>
      <w:bookmarkStart w:id="473" w:name="_Toc234543842"/>
      <w:r w:rsidRPr="00A652D3">
        <w:lastRenderedPageBreak/>
        <w:t>Regras de expiração e validade</w:t>
      </w:r>
      <w:bookmarkEnd w:id="473"/>
    </w:p>
    <w:p w14:paraId="33C336E5" w14:textId="276D82FE" w:rsidR="00A8234C" w:rsidRDefault="001D441C" w:rsidP="001F07D8">
      <w:pPr>
        <w:pStyle w:val="Texto"/>
      </w:pPr>
      <w:r w:rsidRPr="001D441C">
        <w:t xml:space="preserve">Cada </w:t>
      </w:r>
      <w:r w:rsidRPr="001F07D8">
        <w:rPr>
          <w:i/>
          <w:iCs/>
        </w:rPr>
        <w:t>token</w:t>
      </w:r>
      <w:r w:rsidRPr="001D441C">
        <w:t xml:space="preserve"> possui um período de validade, cuja vigência é verificada em cada acesso à página pública, antes de qualquer informação relativa à tarefa ser disponibilizada. Caso o </w:t>
      </w:r>
      <w:r w:rsidRPr="001F07D8">
        <w:rPr>
          <w:i/>
          <w:iCs/>
        </w:rPr>
        <w:t>token</w:t>
      </w:r>
      <w:r w:rsidRPr="001D441C">
        <w:t xml:space="preserve"> tenha expirado, o acesso é explicitamente recusado e o cliente é informado de que a ligação deixou de ser válida, sem que, em qualquer circunstância, seja divulgada qualquer informação relativa à tarefa.</w:t>
      </w:r>
    </w:p>
    <w:p w14:paraId="175CFF79" w14:textId="77777777" w:rsidR="001D441C" w:rsidRDefault="001D441C" w:rsidP="00A8234C">
      <w:pPr>
        <w:pStyle w:val="Texto"/>
        <w:rPr>
          <w:b/>
          <w:bCs/>
        </w:rPr>
      </w:pPr>
    </w:p>
    <w:p w14:paraId="3B1A444C" w14:textId="77B69D73" w:rsidR="00A652D3" w:rsidRPr="00A652D3" w:rsidRDefault="00A652D3" w:rsidP="001F07D8">
      <w:pPr>
        <w:pStyle w:val="TituloSecundario"/>
        <w:numPr>
          <w:ilvl w:val="1"/>
          <w:numId w:val="35"/>
        </w:numPr>
        <w:ind w:left="567" w:hanging="567"/>
      </w:pPr>
      <w:bookmarkStart w:id="474" w:name="_Toc234543843"/>
      <w:r w:rsidRPr="00A652D3">
        <w:t>Idempotência no repositório</w:t>
      </w:r>
      <w:bookmarkEnd w:id="474"/>
    </w:p>
    <w:p w14:paraId="2171FFAB" w14:textId="77777777" w:rsidR="009A4F6F" w:rsidRDefault="00A8234C" w:rsidP="00A8234C">
      <w:pPr>
        <w:pStyle w:val="Texto"/>
      </w:pPr>
      <w:r w:rsidRPr="00A8234C">
        <w:t>O modelo de criação e atualização de acessos externos foi concebido para ser</w:t>
      </w:r>
      <w:r>
        <w:t xml:space="preserve"> consistente</w:t>
      </w:r>
      <w:r w:rsidRPr="00A8234C">
        <w:t xml:space="preserve"> a nível do repositório</w:t>
      </w:r>
      <w:r w:rsidR="001D441C">
        <w:t>.</w:t>
      </w:r>
      <w:r w:rsidRPr="00A8234C">
        <w:t xml:space="preserve"> </w:t>
      </w:r>
      <w:r w:rsidR="001D441C">
        <w:t>P</w:t>
      </w:r>
      <w:r w:rsidRPr="00A8234C">
        <w:t xml:space="preserve">edidos repetidos de geração de </w:t>
      </w:r>
      <w:r w:rsidRPr="001F07D8">
        <w:rPr>
          <w:i/>
          <w:iCs/>
        </w:rPr>
        <w:t>token</w:t>
      </w:r>
      <w:r w:rsidRPr="00A8234C">
        <w:t xml:space="preserve"> para a mesma tarefa não geram nem danificam os registos existentes, o que é especialmente importante num cenário de acesso externo incontrolado, </w:t>
      </w:r>
      <w:r w:rsidR="001D441C">
        <w:t>em que</w:t>
      </w:r>
      <w:r w:rsidR="001D441C" w:rsidRPr="00A8234C">
        <w:t xml:space="preserve"> </w:t>
      </w:r>
      <w:r w:rsidRPr="00A8234C">
        <w:t xml:space="preserve">o cliente pode recarregar a página ou o utilizador interno pode reenviar a notificação, sem que isso dê origem a múltiplos acessos válidos em simultâneo. </w:t>
      </w:r>
      <w:r w:rsidR="001D441C">
        <w:t>Em vez</w:t>
      </w:r>
      <w:r w:rsidRPr="00A8234C">
        <w:t xml:space="preserve"> d</w:t>
      </w:r>
      <w:r w:rsidR="00FC59CF">
        <w:t xml:space="preserve">a solução criada para os </w:t>
      </w:r>
      <w:r w:rsidR="0058545B">
        <w:t>“</w:t>
      </w:r>
      <w:r w:rsidR="00FC59CF">
        <w:t>Documentos de Orçamento</w:t>
      </w:r>
      <w:r w:rsidR="0058545B">
        <w:t>”</w:t>
      </w:r>
      <w:r w:rsidRPr="00A8234C">
        <w:t xml:space="preserve">, em que o </w:t>
      </w:r>
      <w:r w:rsidRPr="001F07D8">
        <w:rPr>
          <w:i/>
          <w:iCs/>
        </w:rPr>
        <w:t>token</w:t>
      </w:r>
      <w:r w:rsidRPr="00A8234C">
        <w:t xml:space="preserve"> é </w:t>
      </w:r>
      <w:r w:rsidR="00FC59CF">
        <w:t>apenas</w:t>
      </w:r>
      <w:r w:rsidRPr="00A8234C">
        <w:t xml:space="preserve"> gerado na criação do documento, para TaskExternal optou-se pela regeneração do </w:t>
      </w:r>
      <w:r w:rsidRPr="001F07D8">
        <w:rPr>
          <w:i/>
          <w:iCs/>
        </w:rPr>
        <w:t>token</w:t>
      </w:r>
      <w:r w:rsidRPr="00A8234C">
        <w:t xml:space="preserve"> em cada envio da notificação, invalidando implicitamente qualquer link anteriormente distribuído.</w:t>
      </w:r>
    </w:p>
    <w:p w14:paraId="58CC5339" w14:textId="10725E56" w:rsidR="009A4F6F" w:rsidRDefault="009A4F6F" w:rsidP="009A4F6F">
      <w:pPr>
        <w:pStyle w:val="Texto"/>
      </w:pPr>
      <w:r>
        <w:t xml:space="preserve">A gestão dos acessos externos é efetuada através de uma interface interna que lista todos os acessos gerados, apresentando, para cada um, o respetivo TokenHash, a data de expiração e o estado (cf. Figura </w:t>
      </w:r>
      <w:r w:rsidR="005013A4" w:rsidRPr="005013A4">
        <w:t>4</w:t>
      </w:r>
      <w:r>
        <w:t xml:space="preserve">). A partir de cada acesso é possível consultar o histórico de consultas à página pública, com o registo da data e do endereço IP de cada acesso (cf. Figura </w:t>
      </w:r>
      <w:r w:rsidR="005013A4" w:rsidRPr="005013A4">
        <w:t>5</w:t>
      </w:r>
      <w:r>
        <w:t xml:space="preserve">), bem como o histórico de renovações do token, que identifica a data e o utilizador responsável por cada regeneração (cf. Figura </w:t>
      </w:r>
      <w:r w:rsidR="005013A4" w:rsidRPr="005013A4">
        <w:t>6</w:t>
      </w:r>
      <w:r>
        <w:t>).</w:t>
      </w:r>
    </w:p>
    <w:p w14:paraId="7AA6BDBF" w14:textId="77777777" w:rsidR="00460348" w:rsidRDefault="00460348" w:rsidP="00460348">
      <w:r>
        <w:rPr>
          <w:noProof/>
        </w:rPr>
        <w:lastRenderedPageBreak/>
        <w:drawing>
          <wp:inline distT="0" distB="0" distL="0" distR="0" wp14:anchorId="4FF92527" wp14:editId="2F738EB1">
            <wp:extent cx="5276850" cy="2597471"/>
            <wp:effectExtent l="0" t="0" r="0" b="0"/>
            <wp:docPr id="1801074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74830" name="Picture 18010748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88047" cy="2602983"/>
                    </a:xfrm>
                    <a:prstGeom prst="rect">
                      <a:avLst/>
                    </a:prstGeom>
                  </pic:spPr>
                </pic:pic>
              </a:graphicData>
            </a:graphic>
          </wp:inline>
        </w:drawing>
      </w:r>
    </w:p>
    <w:p w14:paraId="69CA4AD6" w14:textId="261FCF8A" w:rsidR="00460348" w:rsidRDefault="00460348" w:rsidP="00460348">
      <w:pPr>
        <w:pStyle w:val="Caption"/>
      </w:pPr>
      <w:r>
        <w:t xml:space="preserve">Figura </w:t>
      </w:r>
      <w:fldSimple w:instr=" SEQ Figura \* ARABIC ">
        <w:r w:rsidR="00262AA2">
          <w:rPr>
            <w:noProof/>
          </w:rPr>
          <w:t>4</w:t>
        </w:r>
      </w:fldSimple>
      <w:r>
        <w:t xml:space="preserve"> - </w:t>
      </w:r>
      <w:r w:rsidRPr="00620808">
        <w:t>Lista de acessos externos de tarefas</w:t>
      </w:r>
    </w:p>
    <w:p w14:paraId="277BDE79" w14:textId="77777777" w:rsidR="00460348" w:rsidRDefault="00460348" w:rsidP="00460348">
      <w:r>
        <w:rPr>
          <w:noProof/>
        </w:rPr>
        <w:drawing>
          <wp:inline distT="0" distB="0" distL="0" distR="0" wp14:anchorId="19A979BD" wp14:editId="75008176">
            <wp:extent cx="5286375" cy="2602159"/>
            <wp:effectExtent l="0" t="0" r="0" b="0"/>
            <wp:docPr id="1596093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93064" name="Picture 15960930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93544" cy="2605688"/>
                    </a:xfrm>
                    <a:prstGeom prst="rect">
                      <a:avLst/>
                    </a:prstGeom>
                  </pic:spPr>
                </pic:pic>
              </a:graphicData>
            </a:graphic>
          </wp:inline>
        </w:drawing>
      </w:r>
    </w:p>
    <w:p w14:paraId="56128B64" w14:textId="326D0C75" w:rsidR="00460348" w:rsidRDefault="00460348" w:rsidP="00460348">
      <w:pPr>
        <w:pStyle w:val="Caption"/>
      </w:pPr>
      <w:r>
        <w:t xml:space="preserve">Figura </w:t>
      </w:r>
      <w:fldSimple w:instr=" SEQ Figura \* ARABIC ">
        <w:r w:rsidR="00262AA2">
          <w:rPr>
            <w:noProof/>
          </w:rPr>
          <w:t>5</w:t>
        </w:r>
      </w:fldSimple>
      <w:r>
        <w:t xml:space="preserve"> - </w:t>
      </w:r>
      <w:r w:rsidRPr="00931061">
        <w:t>Atividade de acessos à página externa de uma tarefa</w:t>
      </w:r>
    </w:p>
    <w:p w14:paraId="103D37E7" w14:textId="77777777" w:rsidR="00460348" w:rsidRDefault="00460348" w:rsidP="00460348">
      <w:r>
        <w:rPr>
          <w:noProof/>
        </w:rPr>
        <w:drawing>
          <wp:inline distT="0" distB="0" distL="0" distR="0" wp14:anchorId="60679918" wp14:editId="691C128C">
            <wp:extent cx="5301998" cy="2609850"/>
            <wp:effectExtent l="0" t="0" r="0" b="0"/>
            <wp:docPr id="95137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904" name="Picture 951379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11095" cy="2614328"/>
                    </a:xfrm>
                    <a:prstGeom prst="rect">
                      <a:avLst/>
                    </a:prstGeom>
                  </pic:spPr>
                </pic:pic>
              </a:graphicData>
            </a:graphic>
          </wp:inline>
        </w:drawing>
      </w:r>
    </w:p>
    <w:p w14:paraId="6BC4771C" w14:textId="2CBF6237" w:rsidR="001D441C" w:rsidRDefault="00460348" w:rsidP="00460348">
      <w:pPr>
        <w:pStyle w:val="Caption"/>
        <w:rPr>
          <w:b w:val="0"/>
        </w:rPr>
      </w:pPr>
      <w:r>
        <w:t xml:space="preserve">Figura </w:t>
      </w:r>
      <w:fldSimple w:instr=" SEQ Figura \* ARABIC ">
        <w:r w:rsidR="00262AA2">
          <w:rPr>
            <w:noProof/>
          </w:rPr>
          <w:t>6</w:t>
        </w:r>
      </w:fldSimple>
      <w:r>
        <w:t xml:space="preserve"> - </w:t>
      </w:r>
      <w:r w:rsidRPr="0000490C">
        <w:t>Atividade de renovação do token de acesso externo</w:t>
      </w:r>
    </w:p>
    <w:p w14:paraId="241025AE" w14:textId="00889987" w:rsidR="00A652D3" w:rsidRDefault="00A652D3" w:rsidP="001F07D8">
      <w:pPr>
        <w:pStyle w:val="TituloPrincipal"/>
        <w:numPr>
          <w:ilvl w:val="0"/>
          <w:numId w:val="35"/>
        </w:numPr>
        <w:ind w:left="357" w:hanging="357"/>
      </w:pPr>
      <w:bookmarkStart w:id="475" w:name="_Toc234543844"/>
      <w:r>
        <w:lastRenderedPageBreak/>
        <w:t xml:space="preserve">Fluxo de envio de </w:t>
      </w:r>
      <w:r w:rsidR="00AB2C6B" w:rsidRPr="001F07D8">
        <w:rPr>
          <w:i/>
          <w:iCs/>
        </w:rPr>
        <w:t>e-mail</w:t>
      </w:r>
      <w:bookmarkEnd w:id="475"/>
    </w:p>
    <w:p w14:paraId="1696B755" w14:textId="446FF56A" w:rsidR="00A652D3" w:rsidRPr="00A652D3" w:rsidRDefault="001D441C" w:rsidP="001F07D8">
      <w:pPr>
        <w:pStyle w:val="TituloSecundario"/>
        <w:numPr>
          <w:ilvl w:val="1"/>
          <w:numId w:val="35"/>
        </w:numPr>
        <w:ind w:left="567" w:hanging="567"/>
      </w:pPr>
      <w:bookmarkStart w:id="476" w:name="_Toc234543845"/>
      <w:r>
        <w:t>Envio</w:t>
      </w:r>
      <w:r w:rsidRPr="00A652D3">
        <w:t xml:space="preserve"> </w:t>
      </w:r>
      <w:r w:rsidR="00A652D3" w:rsidRPr="00A652D3">
        <w:t xml:space="preserve">do </w:t>
      </w:r>
      <w:r w:rsidR="00AB2C6B" w:rsidRPr="001F07D8">
        <w:rPr>
          <w:i/>
          <w:iCs/>
        </w:rPr>
        <w:t>e-mail</w:t>
      </w:r>
      <w:r w:rsidR="00A652D3" w:rsidRPr="00A652D3">
        <w:t xml:space="preserve"> com o </w:t>
      </w:r>
      <w:r w:rsidR="00A652D3" w:rsidRPr="001F07D8">
        <w:rPr>
          <w:i/>
          <w:iCs/>
        </w:rPr>
        <w:t>link</w:t>
      </w:r>
      <w:r w:rsidR="00A652D3" w:rsidRPr="00A652D3">
        <w:t xml:space="preserve"> de avaliação</w:t>
      </w:r>
      <w:bookmarkEnd w:id="476"/>
    </w:p>
    <w:p w14:paraId="2E469496" w14:textId="169A5C1E" w:rsidR="00FC59CF" w:rsidRDefault="00FC59CF" w:rsidP="00FC59CF">
      <w:pPr>
        <w:pStyle w:val="Texto"/>
      </w:pPr>
      <w:r w:rsidRPr="00FC59CF">
        <w:t xml:space="preserve">O envio do </w:t>
      </w:r>
      <w:r w:rsidRPr="001F07D8">
        <w:rPr>
          <w:i/>
          <w:iCs/>
        </w:rPr>
        <w:t>e-mail</w:t>
      </w:r>
      <w:r w:rsidRPr="00FC59CF">
        <w:t xml:space="preserve"> dá</w:t>
      </w:r>
      <w:r w:rsidR="001D441C">
        <w:t>-se</w:t>
      </w:r>
      <w:r w:rsidRPr="00FC59CF">
        <w:t xml:space="preserve"> na camada de repositório, imediatamente </w:t>
      </w:r>
      <w:r w:rsidR="001D441C">
        <w:t>após</w:t>
      </w:r>
      <w:r w:rsidR="001D441C" w:rsidRPr="00FC59CF">
        <w:t xml:space="preserve"> </w:t>
      </w:r>
      <w:r w:rsidRPr="00FC59CF">
        <w:t xml:space="preserve">a criação ou </w:t>
      </w:r>
      <w:r w:rsidR="001D441C">
        <w:t xml:space="preserve">a </w:t>
      </w:r>
      <w:r w:rsidRPr="00FC59CF">
        <w:t xml:space="preserve">renovação do acesso externo, através do método responsável </w:t>
      </w:r>
      <w:r w:rsidR="001D441C">
        <w:t>por</w:t>
      </w:r>
      <w:r w:rsidRPr="00FC59CF">
        <w:t xml:space="preserve"> associar o URL gerado à entidade (SetExternalAccessUrl), garantindo assim que o </w:t>
      </w:r>
      <w:r w:rsidRPr="001F07D8">
        <w:rPr>
          <w:i/>
          <w:iCs/>
        </w:rPr>
        <w:t>e-mail</w:t>
      </w:r>
      <w:r w:rsidRPr="00FC59CF">
        <w:t xml:space="preserve"> nunca será enviado com um </w:t>
      </w:r>
      <w:r w:rsidRPr="001F07D8">
        <w:rPr>
          <w:i/>
          <w:iCs/>
        </w:rPr>
        <w:t>link</w:t>
      </w:r>
      <w:r w:rsidRPr="00FC59CF">
        <w:t xml:space="preserve"> que esteja incompleto ou inconsistente em relação ao </w:t>
      </w:r>
      <w:r w:rsidRPr="001F07D8">
        <w:rPr>
          <w:i/>
          <w:iCs/>
        </w:rPr>
        <w:t>token</w:t>
      </w:r>
      <w:r w:rsidRPr="00FC59CF">
        <w:t xml:space="preserve"> efetivamente persistido.</w:t>
      </w:r>
    </w:p>
    <w:p w14:paraId="2CB22485" w14:textId="77777777" w:rsidR="001D441C" w:rsidRDefault="001D441C" w:rsidP="00FC59CF">
      <w:pPr>
        <w:pStyle w:val="Texto"/>
        <w:rPr>
          <w:b/>
          <w:bCs/>
        </w:rPr>
      </w:pPr>
    </w:p>
    <w:p w14:paraId="07B886D3" w14:textId="30E3537E" w:rsidR="00A652D3" w:rsidRPr="00A652D3" w:rsidRDefault="00A652D3" w:rsidP="001F07D8">
      <w:pPr>
        <w:pStyle w:val="TituloSecundario"/>
        <w:numPr>
          <w:ilvl w:val="1"/>
          <w:numId w:val="35"/>
        </w:numPr>
        <w:ind w:left="567" w:hanging="567"/>
      </w:pPr>
      <w:bookmarkStart w:id="477" w:name="_Toc234543846"/>
      <w:r w:rsidRPr="001F07D8">
        <w:rPr>
          <w:i/>
          <w:iCs/>
        </w:rPr>
        <w:t>Template</w:t>
      </w:r>
      <w:r w:rsidRPr="00A652D3">
        <w:t xml:space="preserve"> de </w:t>
      </w:r>
      <w:r w:rsidR="00AB2C6B" w:rsidRPr="003B39BF">
        <w:rPr>
          <w:i/>
          <w:iCs/>
        </w:rPr>
        <w:t>e-mail</w:t>
      </w:r>
      <w:bookmarkEnd w:id="477"/>
    </w:p>
    <w:p w14:paraId="14D853EC" w14:textId="7A59ED3C" w:rsidR="009A4F6F" w:rsidRDefault="00FC59CF" w:rsidP="00FC59CF">
      <w:pPr>
        <w:pStyle w:val="Texto"/>
      </w:pPr>
      <w:r w:rsidRPr="00FC59CF">
        <w:t xml:space="preserve">O conteúdo do </w:t>
      </w:r>
      <w:r w:rsidR="00AB2C6B" w:rsidRPr="003B39BF">
        <w:rPr>
          <w:i/>
          <w:iCs/>
        </w:rPr>
        <w:t>e-mail</w:t>
      </w:r>
      <w:r w:rsidRPr="00FC59CF">
        <w:t xml:space="preserve"> </w:t>
      </w:r>
      <w:r w:rsidR="002D4F11">
        <w:t>resulta</w:t>
      </w:r>
      <w:r w:rsidR="002D4F11" w:rsidRPr="00FC59CF">
        <w:t xml:space="preserve"> </w:t>
      </w:r>
      <w:r w:rsidRPr="00FC59CF">
        <w:t xml:space="preserve">de um </w:t>
      </w:r>
      <w:r w:rsidRPr="003B39BF">
        <w:rPr>
          <w:i/>
          <w:iCs/>
        </w:rPr>
        <w:t>template</w:t>
      </w:r>
      <w:r w:rsidRPr="00FC59CF">
        <w:t xml:space="preserve"> indicado pela classificação separada de </w:t>
      </w:r>
      <w:r>
        <w:t>Tarefas Externas</w:t>
      </w:r>
      <w:r w:rsidRPr="00FC59CF">
        <w:t xml:space="preserve"> (código ''02'') no motor de </w:t>
      </w:r>
      <w:r w:rsidRPr="003B39BF">
        <w:rPr>
          <w:i/>
          <w:iCs/>
        </w:rPr>
        <w:t>templates</w:t>
      </w:r>
      <w:r w:rsidRPr="00FC59CF">
        <w:t xml:space="preserve"> do Sweb, </w:t>
      </w:r>
      <w:r w:rsidR="002D4F11">
        <w:t>sendo</w:t>
      </w:r>
      <w:r w:rsidRPr="00FC59CF">
        <w:t xml:space="preserve"> alimentado com os dados do modelo ExternalAccessUrlModel. O correto mapeamento des</w:t>
      </w:r>
      <w:r>
        <w:t>t</w:t>
      </w:r>
      <w:r w:rsidRPr="00FC59CF">
        <w:t xml:space="preserve">e registo de classificação na sua execução, conforme </w:t>
      </w:r>
      <w:r w:rsidR="002D4F11">
        <w:t>evidenciado na</w:t>
      </w:r>
      <w:r w:rsidR="002D4F11" w:rsidRPr="00FC59CF">
        <w:t xml:space="preserve"> </w:t>
      </w:r>
      <w:r w:rsidR="002D4F11">
        <w:t>secção</w:t>
      </w:r>
      <w:r w:rsidRPr="00FC59CF">
        <w:t xml:space="preserve"> de </w:t>
      </w:r>
      <w:r w:rsidR="002D4F11">
        <w:t>“</w:t>
      </w:r>
      <w:r w:rsidRPr="00FC59CF">
        <w:t>Testes e Validação</w:t>
      </w:r>
      <w:r w:rsidR="002D4F11">
        <w:t>”</w:t>
      </w:r>
      <w:r w:rsidRPr="00FC59CF">
        <w:t>, provocou, como descrito, problemas durante os testes de Integração.</w:t>
      </w:r>
      <w:r w:rsidR="009A4F6F">
        <w:t xml:space="preserve"> A Figura </w:t>
      </w:r>
      <w:r w:rsidR="005013A4" w:rsidRPr="005013A4">
        <w:t>7</w:t>
      </w:r>
      <w:r w:rsidR="009A4F6F">
        <w:t xml:space="preserve"> apresenta um exemplo do e-mail recebido pelo cliente, com a hiperligação de acesso ao formulário de avaliação.</w:t>
      </w:r>
    </w:p>
    <w:p w14:paraId="141A6730" w14:textId="77777777" w:rsidR="009A4F6F" w:rsidRDefault="009A4F6F" w:rsidP="00A46C4D">
      <w:pPr>
        <w:pStyle w:val="Texto"/>
        <w:ind w:firstLine="0"/>
        <w:jc w:val="center"/>
      </w:pPr>
      <w:r>
        <w:rPr>
          <w:noProof/>
        </w:rPr>
        <w:drawing>
          <wp:inline distT="0" distB="0" distL="0" distR="0" wp14:anchorId="624535F3" wp14:editId="2BC755AF">
            <wp:extent cx="5334000" cy="2239226"/>
            <wp:effectExtent l="0" t="0" r="0" b="0"/>
            <wp:docPr id="197624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4365" name=""/>
                    <pic:cNvPicPr/>
                  </pic:nvPicPr>
                  <pic:blipFill>
                    <a:blip r:embed="rId27">
                      <a:extLst>
                        <a:ext uri="{28A0092B-C50C-407E-A947-70E740481C1C}">
                          <a14:useLocalDpi xmlns:a14="http://schemas.microsoft.com/office/drawing/2010/main" val="0"/>
                        </a:ext>
                      </a:extLst>
                    </a:blip>
                    <a:stretch>
                      <a:fillRect/>
                    </a:stretch>
                  </pic:blipFill>
                  <pic:spPr>
                    <a:xfrm>
                      <a:off x="0" y="0"/>
                      <a:ext cx="5334000" cy="2239226"/>
                    </a:xfrm>
                    <a:prstGeom prst="rect">
                      <a:avLst/>
                    </a:prstGeom>
                  </pic:spPr>
                </pic:pic>
              </a:graphicData>
            </a:graphic>
          </wp:inline>
        </w:drawing>
      </w:r>
    </w:p>
    <w:p w14:paraId="65B445B5" w14:textId="4C99B068" w:rsidR="00FC59CF" w:rsidRDefault="009A4F6F" w:rsidP="00A46C4D">
      <w:pPr>
        <w:pStyle w:val="Caption"/>
      </w:pPr>
      <w:bookmarkStart w:id="478" w:name="_Toc234543907"/>
      <w:r>
        <w:t xml:space="preserve">Figura </w:t>
      </w:r>
      <w:fldSimple w:instr=" SEQ Figura \* ARABIC \* MERGEFORMAT ">
        <w:r w:rsidR="00262AA2">
          <w:rPr>
            <w:noProof/>
          </w:rPr>
          <w:t>7</w:t>
        </w:r>
      </w:fldSimple>
      <w:r>
        <w:t xml:space="preserve"> - Exemplo de e-mail de avaliação enviado ao cliente</w:t>
      </w:r>
      <w:bookmarkEnd w:id="478"/>
    </w:p>
    <w:p w14:paraId="05D11B29" w14:textId="77777777" w:rsidR="002D4F11" w:rsidRDefault="002D4F11" w:rsidP="00FC59CF">
      <w:pPr>
        <w:pStyle w:val="Texto"/>
        <w:rPr>
          <w:b/>
          <w:bCs/>
        </w:rPr>
      </w:pPr>
    </w:p>
    <w:p w14:paraId="3E88EC5B" w14:textId="669E65CD" w:rsidR="00A652D3" w:rsidRPr="00A652D3" w:rsidRDefault="00A652D3" w:rsidP="003B39BF">
      <w:pPr>
        <w:pStyle w:val="TituloSecundario"/>
        <w:numPr>
          <w:ilvl w:val="1"/>
          <w:numId w:val="35"/>
        </w:numPr>
        <w:ind w:left="567" w:hanging="567"/>
      </w:pPr>
      <w:bookmarkStart w:id="479" w:name="_Toc234543847"/>
      <w:r w:rsidRPr="00A652D3">
        <w:t>Integração com o serviço de envio existente no Sweb</w:t>
      </w:r>
      <w:bookmarkEnd w:id="479"/>
    </w:p>
    <w:p w14:paraId="2D2B487C" w14:textId="2AC34D6B" w:rsidR="00FC59CF" w:rsidRDefault="00FC59CF" w:rsidP="00FC59CF">
      <w:pPr>
        <w:pStyle w:val="Texto"/>
      </w:pPr>
      <w:r w:rsidRPr="00FC59CF">
        <w:t xml:space="preserve">A emissão do </w:t>
      </w:r>
      <w:r w:rsidRPr="003B39BF">
        <w:rPr>
          <w:i/>
          <w:iCs/>
        </w:rPr>
        <w:t>e-mail</w:t>
      </w:r>
      <w:r w:rsidRPr="00FC59CF">
        <w:t xml:space="preserve"> reutiliza o serviço de envio de e-mail no Sweb </w:t>
      </w:r>
      <w:r w:rsidR="002D4F11">
        <w:t>partilhado</w:t>
      </w:r>
      <w:r w:rsidR="002D4F11" w:rsidRPr="00FC59CF">
        <w:t xml:space="preserve"> </w:t>
      </w:r>
      <w:r w:rsidRPr="00FC59CF">
        <w:t xml:space="preserve">com as outras notificações do sistema (entre as quais as de </w:t>
      </w:r>
      <w:r w:rsidR="0058545B">
        <w:t>“</w:t>
      </w:r>
      <w:r>
        <w:t>Documentos de Orçamento</w:t>
      </w:r>
      <w:r w:rsidR="0058545B">
        <w:t>”</w:t>
      </w:r>
      <w:r w:rsidRPr="00FC59CF">
        <w:t xml:space="preserve">), não havendo necessidade </w:t>
      </w:r>
      <w:r w:rsidR="002D4F11">
        <w:t>de</w:t>
      </w:r>
      <w:r w:rsidR="002D4F11" w:rsidRPr="00FC59CF">
        <w:t xml:space="preserve"> </w:t>
      </w:r>
      <w:r w:rsidRPr="00FC59CF">
        <w:t>nova infraestrutura de envio.</w:t>
      </w:r>
    </w:p>
    <w:p w14:paraId="091DE451" w14:textId="77777777" w:rsidR="002D4F11" w:rsidRDefault="002D4F11" w:rsidP="00FC59CF">
      <w:pPr>
        <w:pStyle w:val="Texto"/>
        <w:rPr>
          <w:b/>
        </w:rPr>
      </w:pPr>
    </w:p>
    <w:p w14:paraId="2D55D03B" w14:textId="649B196D" w:rsidR="00A652D3" w:rsidRDefault="00A652D3" w:rsidP="003B39BF">
      <w:pPr>
        <w:pStyle w:val="TituloPrincipal"/>
        <w:numPr>
          <w:ilvl w:val="0"/>
          <w:numId w:val="35"/>
        </w:numPr>
        <w:ind w:left="357" w:hanging="357"/>
      </w:pPr>
      <w:bookmarkStart w:id="480" w:name="_Toc234543848"/>
      <w:r>
        <w:t>Camada de API (Web API 2)</w:t>
      </w:r>
      <w:bookmarkEnd w:id="480"/>
    </w:p>
    <w:p w14:paraId="62306C4A" w14:textId="25246A3B" w:rsidR="00A652D3" w:rsidRPr="00A652D3" w:rsidRDefault="004D4A1B" w:rsidP="003B39BF">
      <w:pPr>
        <w:pStyle w:val="TituloSecundario"/>
        <w:numPr>
          <w:ilvl w:val="1"/>
          <w:numId w:val="35"/>
        </w:numPr>
        <w:ind w:left="567" w:hanging="567"/>
      </w:pPr>
      <w:bookmarkStart w:id="481" w:name="_Toc234543849"/>
      <w:r w:rsidRPr="00A46C4D">
        <w:rPr>
          <w:i/>
          <w:iCs/>
        </w:rPr>
        <w:t>Endpoint</w:t>
      </w:r>
      <w:r w:rsidR="00780D5C" w:rsidRPr="00A46C4D">
        <w:rPr>
          <w:i/>
          <w:iCs/>
        </w:rPr>
        <w:t>s</w:t>
      </w:r>
      <w:r>
        <w:t xml:space="preserve"> de acesso externo</w:t>
      </w:r>
      <w:bookmarkEnd w:id="481"/>
    </w:p>
    <w:p w14:paraId="473B3298" w14:textId="5E9057C8" w:rsidR="008D1C2A" w:rsidRPr="008D1C2A" w:rsidRDefault="00A652D3" w:rsidP="008D1C2A">
      <w:pPr>
        <w:pStyle w:val="Texto"/>
      </w:pPr>
      <w:r w:rsidRPr="008D1C2A">
        <w:t xml:space="preserve">O controlador TasksAuxiliaryController.cs foi </w:t>
      </w:r>
      <w:r w:rsidR="00BC47EB" w:rsidRPr="008D1C2A">
        <w:t xml:space="preserve">ampliado </w:t>
      </w:r>
      <w:r w:rsidRPr="008D1C2A">
        <w:t xml:space="preserve">com os </w:t>
      </w:r>
      <w:r w:rsidRPr="00A46C4D">
        <w:t>endpoints</w:t>
      </w:r>
      <w:r w:rsidRPr="008D1C2A">
        <w:t xml:space="preserve"> TaskExternalExternalAccessController</w:t>
      </w:r>
      <w:r w:rsidR="00BC47EB" w:rsidRPr="008D1C2A">
        <w:t xml:space="preserve"> </w:t>
      </w:r>
      <w:r w:rsidRPr="008D1C2A">
        <w:t xml:space="preserve">e </w:t>
      </w:r>
      <w:r w:rsidR="00FC59CF" w:rsidRPr="008D1C2A">
        <w:t>T</w:t>
      </w:r>
      <w:r w:rsidRPr="008D1C2A">
        <w:t xml:space="preserve">askExternalExternalAccessActivityController, responsáveis por validar o </w:t>
      </w:r>
      <w:r w:rsidRPr="00A46C4D">
        <w:rPr>
          <w:i/>
          <w:iCs/>
        </w:rPr>
        <w:t>token</w:t>
      </w:r>
      <w:r w:rsidRPr="008D1C2A">
        <w:t xml:space="preserve"> de acesso externo, servir os dados da tarefa a apresentar na página pública e registar eventos de atividade associados a esse acesso.</w:t>
      </w:r>
    </w:p>
    <w:p w14:paraId="5641D119" w14:textId="2B2E7F1C" w:rsidR="00FC59CF" w:rsidRPr="008D1C2A" w:rsidRDefault="00FC59CF" w:rsidP="008D1C2A">
      <w:pPr>
        <w:pStyle w:val="Texto"/>
      </w:pPr>
      <w:r w:rsidRPr="008D1C2A">
        <w:t xml:space="preserve">A partir do controlador TasksSystemController.cs, foi estendido o endpoint TasksExternalAccessTokenActivityController, responsável especificamente por registar e consultar eventos relativos ao ciclo de vida do </w:t>
      </w:r>
      <w:r w:rsidRPr="00A46C4D">
        <w:rPr>
          <w:i/>
          <w:iCs/>
        </w:rPr>
        <w:t>token</w:t>
      </w:r>
      <w:r w:rsidRPr="008D1C2A">
        <w:t xml:space="preserve"> (geração, validação e expiração), num controlador distinto, </w:t>
      </w:r>
      <w:r w:rsidR="00BC47EB" w:rsidRPr="008D1C2A">
        <w:t>pelo facto</w:t>
      </w:r>
      <w:r w:rsidRPr="008D1C2A">
        <w:t xml:space="preserve"> de se tratar de uma preocupação distinta daquela da atividade geral do acesso</w:t>
      </w:r>
      <w:r w:rsidR="004D4A1B" w:rsidRPr="008D1C2A">
        <w:t>.</w:t>
      </w:r>
    </w:p>
    <w:p w14:paraId="671616CF" w14:textId="77777777" w:rsidR="00BC47EB" w:rsidRDefault="00BC47EB" w:rsidP="00FC59CF">
      <w:pPr>
        <w:pStyle w:val="Texto"/>
        <w:rPr>
          <w:b/>
          <w:bCs/>
        </w:rPr>
      </w:pPr>
    </w:p>
    <w:p w14:paraId="15A429CD" w14:textId="4D468164" w:rsidR="00A652D3" w:rsidRPr="00A652D3" w:rsidRDefault="008D1C2A" w:rsidP="003B39BF">
      <w:pPr>
        <w:pStyle w:val="TituloSecundario"/>
        <w:numPr>
          <w:ilvl w:val="1"/>
          <w:numId w:val="35"/>
        </w:numPr>
        <w:ind w:left="567" w:hanging="567"/>
      </w:pPr>
      <w:bookmarkStart w:id="482" w:name="_Toc234543850"/>
      <w:r>
        <w:t>Submissão de avaliações</w:t>
      </w:r>
      <w:bookmarkEnd w:id="482"/>
    </w:p>
    <w:p w14:paraId="0D16D3C4" w14:textId="38550914" w:rsidR="00FC59CF" w:rsidRDefault="00FC59CF" w:rsidP="00FC59CF">
      <w:pPr>
        <w:pStyle w:val="Texto"/>
      </w:pPr>
      <w:r w:rsidRPr="00FC59CF">
        <w:t xml:space="preserve">A submissão do resultado da avaliação é recebida pela API na forma de um </w:t>
      </w:r>
      <w:r w:rsidRPr="003B39BF">
        <w:rPr>
          <w:i/>
          <w:iCs/>
        </w:rPr>
        <w:t>payload</w:t>
      </w:r>
      <w:r w:rsidRPr="00FC59CF">
        <w:t xml:space="preserve"> JSON correspondente ao </w:t>
      </w:r>
      <w:r w:rsidRPr="003B39BF">
        <w:rPr>
          <w:i/>
          <w:iCs/>
        </w:rPr>
        <w:t>snapshot</w:t>
      </w:r>
      <w:r w:rsidRPr="00FC59CF">
        <w:t xml:space="preserve"> completo do formulário</w:t>
      </w:r>
      <w:r w:rsidR="00D72FEE">
        <w:t xml:space="preserve"> e</w:t>
      </w:r>
      <w:r w:rsidRPr="00FC59CF">
        <w:t xml:space="preserve"> </w:t>
      </w:r>
      <w:r w:rsidR="00D72FEE">
        <w:t xml:space="preserve">guardado </w:t>
      </w:r>
      <w:r w:rsidRPr="00FC59CF">
        <w:t>diretamente no campo Fields d</w:t>
      </w:r>
      <w:r w:rsidR="004D4A1B">
        <w:t>a entidade</w:t>
      </w:r>
      <w:r w:rsidRPr="00FC59CF">
        <w:t xml:space="preserve"> </w:t>
      </w:r>
      <w:r w:rsidR="004D4A1B">
        <w:t>de resultados (</w:t>
      </w:r>
      <w:r w:rsidRPr="00FC59CF">
        <w:t>TaskExternalAvaliationResult</w:t>
      </w:r>
      <w:r w:rsidR="004D4A1B">
        <w:t>).</w:t>
      </w:r>
      <w:r w:rsidRPr="00FC59CF">
        <w:t xml:space="preserve"> </w:t>
      </w:r>
      <w:r w:rsidR="004D4A1B">
        <w:t xml:space="preserve">Este registo, criado </w:t>
      </w:r>
      <w:r w:rsidR="008D1C2A">
        <w:t>logo  após a</w:t>
      </w:r>
      <w:r w:rsidR="004D4A1B">
        <w:t xml:space="preserve"> validação</w:t>
      </w:r>
      <w:r w:rsidRPr="00FC59CF">
        <w:t xml:space="preserve">, </w:t>
      </w:r>
      <w:r w:rsidR="008D1C2A" w:rsidRPr="008D1C2A">
        <w:t>tem</w:t>
      </w:r>
      <w:r w:rsidRPr="00FC59CF">
        <w:t xml:space="preserve"> o FinalScore calculado no servidor a partir desse mesmo </w:t>
      </w:r>
      <w:r w:rsidRPr="003B39BF">
        <w:rPr>
          <w:i/>
          <w:iCs/>
        </w:rPr>
        <w:t>payload</w:t>
      </w:r>
      <w:r>
        <w:t>,</w:t>
      </w:r>
      <w:r w:rsidRPr="00FC59CF">
        <w:t xml:space="preserve"> nunca confiado ao valor eventualmente enviado pelo cliente.</w:t>
      </w:r>
    </w:p>
    <w:p w14:paraId="20C720B9" w14:textId="77777777" w:rsidR="00BC47EB" w:rsidRDefault="00BC47EB" w:rsidP="00FC59CF">
      <w:pPr>
        <w:pStyle w:val="Texto"/>
        <w:rPr>
          <w:b/>
          <w:bCs/>
        </w:rPr>
      </w:pPr>
    </w:p>
    <w:p w14:paraId="676EFDB9" w14:textId="7EE40814" w:rsidR="00A652D3" w:rsidRPr="007404AA" w:rsidRDefault="00A652D3" w:rsidP="003B39BF">
      <w:pPr>
        <w:pStyle w:val="TituloSecundario"/>
        <w:numPr>
          <w:ilvl w:val="1"/>
          <w:numId w:val="35"/>
        </w:numPr>
        <w:ind w:left="567" w:hanging="567"/>
      </w:pPr>
      <w:bookmarkStart w:id="483" w:name="_Toc234543851"/>
      <w:r w:rsidRPr="007404AA">
        <w:t>Injeção de dependências (Ninject)</w:t>
      </w:r>
      <w:bookmarkEnd w:id="483"/>
    </w:p>
    <w:p w14:paraId="60B66F19" w14:textId="36381E81" w:rsidR="00FC59CF" w:rsidRDefault="00FC59CF" w:rsidP="00FC59CF">
      <w:pPr>
        <w:pStyle w:val="Texto"/>
      </w:pPr>
      <w:r w:rsidRPr="00FC59CF">
        <w:t>No Ninject</w:t>
      </w:r>
      <w:r w:rsidR="0077078B">
        <w:t xml:space="preserve"> (</w:t>
      </w:r>
      <w:r w:rsidR="0077078B" w:rsidRPr="0077078B">
        <w:t>Ninject.Web.Common.cs</w:t>
      </w:r>
      <w:r w:rsidR="0077078B">
        <w:t>)</w:t>
      </w:r>
      <w:r w:rsidRPr="00FC59CF">
        <w:t xml:space="preserve">, foram estabelecidos os </w:t>
      </w:r>
      <w:r w:rsidRPr="003B39BF">
        <w:rPr>
          <w:i/>
          <w:iCs/>
        </w:rPr>
        <w:t>bindings</w:t>
      </w:r>
      <w:r w:rsidRPr="00FC59CF">
        <w:t xml:space="preserve"> necessários para o registo dos novos repositórios e serviços associados a esta funcionalidade</w:t>
      </w:r>
      <w:r w:rsidR="004D1984">
        <w:t xml:space="preserve">, </w:t>
      </w:r>
      <w:r w:rsidRPr="00FC59CF">
        <w:t>ou seja, os repositórios TaskExternalExternalAccess, TaskExternalExternalAccessActivity e TaskExternalExternalAccessTokenActivity</w:t>
      </w:r>
      <w:r w:rsidR="004D1984">
        <w:t>,</w:t>
      </w:r>
      <w:r w:rsidRPr="00FC59CF">
        <w:t xml:space="preserve"> seguindo de forma idêntica o padrão de </w:t>
      </w:r>
      <w:r w:rsidR="004D1984" w:rsidRPr="00FC59CF">
        <w:t>registo</w:t>
      </w:r>
      <w:r w:rsidRPr="00FC59CF">
        <w:t xml:space="preserve"> por interface já </w:t>
      </w:r>
      <w:r w:rsidR="004D1984" w:rsidRPr="00FC59CF">
        <w:t>adotado</w:t>
      </w:r>
      <w:r w:rsidRPr="00FC59CF">
        <w:t xml:space="preserve"> em Sweb para as demais entidades. </w:t>
      </w:r>
      <w:r w:rsidR="004D1984">
        <w:t>Tal</w:t>
      </w:r>
      <w:r w:rsidR="004D1984" w:rsidRPr="00FC59CF">
        <w:t xml:space="preserve"> </w:t>
      </w:r>
      <w:r w:rsidRPr="00FC59CF">
        <w:t>permite que esses componentes sejam injetáveis nos controladores e serviços de domínio de forma desacoplada e testável.</w:t>
      </w:r>
    </w:p>
    <w:p w14:paraId="19D7A88F" w14:textId="77777777" w:rsidR="004D1984" w:rsidRDefault="004D1984" w:rsidP="00FC59CF">
      <w:pPr>
        <w:pStyle w:val="Texto"/>
        <w:rPr>
          <w:b/>
        </w:rPr>
      </w:pPr>
    </w:p>
    <w:p w14:paraId="6E148F39" w14:textId="6D893ECC" w:rsidR="00A652D3" w:rsidRDefault="00A652D3" w:rsidP="003B39BF">
      <w:pPr>
        <w:pStyle w:val="TituloPrincipal"/>
        <w:numPr>
          <w:ilvl w:val="0"/>
          <w:numId w:val="35"/>
        </w:numPr>
        <w:ind w:left="357" w:hanging="357"/>
        <w:jc w:val="left"/>
      </w:pPr>
      <w:bookmarkStart w:id="484" w:name="_Toc234543852"/>
      <w:r>
        <w:lastRenderedPageBreak/>
        <w:t>Camada de apresentação</w:t>
      </w:r>
      <w:bookmarkEnd w:id="484"/>
    </w:p>
    <w:p w14:paraId="25635538" w14:textId="4A9E4392" w:rsidR="00A652D3" w:rsidRPr="00A652D3" w:rsidRDefault="00A652D3" w:rsidP="003B39BF">
      <w:pPr>
        <w:pStyle w:val="TituloSecundario"/>
        <w:numPr>
          <w:ilvl w:val="1"/>
          <w:numId w:val="35"/>
        </w:numPr>
        <w:ind w:left="567" w:hanging="567"/>
      </w:pPr>
      <w:bookmarkStart w:id="485" w:name="_Toc234543853"/>
      <w:r w:rsidRPr="00A652D3">
        <w:t>Formulário de avaliação externo</w:t>
      </w:r>
      <w:bookmarkEnd w:id="485"/>
    </w:p>
    <w:p w14:paraId="0EDF6A3B" w14:textId="0E8CA0AB" w:rsidR="0077078B" w:rsidRDefault="0077078B" w:rsidP="0077078B">
      <w:pPr>
        <w:pStyle w:val="Texto"/>
      </w:pPr>
      <w:r w:rsidRPr="0077078B">
        <w:t xml:space="preserve">Foi construído um ecrã AngularJS/DevExtreme público, </w:t>
      </w:r>
      <w:r>
        <w:t>acedido</w:t>
      </w:r>
      <w:r w:rsidRPr="0077078B">
        <w:t xml:space="preserve"> diretamente a partir do </w:t>
      </w:r>
      <w:r w:rsidRPr="003B39BF">
        <w:rPr>
          <w:i/>
          <w:iCs/>
        </w:rPr>
        <w:t>link</w:t>
      </w:r>
      <w:r w:rsidRPr="0077078B">
        <w:t xml:space="preserve"> recebido por </w:t>
      </w:r>
      <w:r w:rsidRPr="003B39BF">
        <w:rPr>
          <w:i/>
          <w:iCs/>
        </w:rPr>
        <w:t>e-mail</w:t>
      </w:r>
      <w:r w:rsidRPr="0077078B">
        <w:t xml:space="preserve">, sem qualquer ecrã intermédio de </w:t>
      </w:r>
      <w:r w:rsidRPr="003B39BF">
        <w:rPr>
          <w:i/>
          <w:iCs/>
        </w:rPr>
        <w:t>login</w:t>
      </w:r>
      <w:r w:rsidR="004D1984">
        <w:t>. O</w:t>
      </w:r>
      <w:r w:rsidRPr="0077078B">
        <w:t xml:space="preserve"> </w:t>
      </w:r>
      <w:r w:rsidRPr="003B39BF">
        <w:rPr>
          <w:i/>
          <w:iCs/>
        </w:rPr>
        <w:t>token</w:t>
      </w:r>
      <w:r w:rsidRPr="0077078B">
        <w:t xml:space="preserve"> que vem incluído no URL é validado no primeiro pedido </w:t>
      </w:r>
      <w:r w:rsidR="004D1984">
        <w:t xml:space="preserve">à </w:t>
      </w:r>
      <w:r w:rsidRPr="0077078B">
        <w:t xml:space="preserve">API, na qual só é apresentada a tarefa e, quando existe, o formulário de avaliação quando o </w:t>
      </w:r>
      <w:r w:rsidRPr="003B39BF">
        <w:rPr>
          <w:i/>
          <w:iCs/>
        </w:rPr>
        <w:t>token</w:t>
      </w:r>
      <w:r w:rsidRPr="0077078B">
        <w:t xml:space="preserve"> for validado.</w:t>
      </w:r>
    </w:p>
    <w:p w14:paraId="668242DB" w14:textId="77777777" w:rsidR="004D1984" w:rsidRDefault="004D1984" w:rsidP="0077078B">
      <w:pPr>
        <w:pStyle w:val="Texto"/>
        <w:rPr>
          <w:b/>
          <w:bCs/>
        </w:rPr>
      </w:pPr>
    </w:p>
    <w:p w14:paraId="1A2FD963" w14:textId="28EFB42A" w:rsidR="00A652D3" w:rsidRPr="00A652D3" w:rsidRDefault="00A652D3" w:rsidP="003B39BF">
      <w:pPr>
        <w:pStyle w:val="TituloSecundario"/>
        <w:numPr>
          <w:ilvl w:val="1"/>
          <w:numId w:val="35"/>
        </w:numPr>
        <w:ind w:left="567" w:hanging="567"/>
      </w:pPr>
      <w:bookmarkStart w:id="486" w:name="_Toc234543854"/>
      <w:r w:rsidRPr="00D72FEE">
        <w:rPr>
          <w:i/>
          <w:iCs/>
        </w:rPr>
        <w:t>Dashboard</w:t>
      </w:r>
      <w:r w:rsidRPr="00A652D3">
        <w:t xml:space="preserve"> interno de resultados</w:t>
      </w:r>
      <w:bookmarkEnd w:id="486"/>
    </w:p>
    <w:p w14:paraId="56FAAACD" w14:textId="47087493" w:rsidR="0077078B" w:rsidRDefault="0077078B" w:rsidP="0077078B">
      <w:pPr>
        <w:pStyle w:val="Texto"/>
      </w:pPr>
      <w:r w:rsidRPr="0077078B">
        <w:t xml:space="preserve">No lado interno, foi criada uma </w:t>
      </w:r>
      <w:r w:rsidR="00E0324D" w:rsidRPr="003B39BF">
        <w:rPr>
          <w:i/>
          <w:iCs/>
        </w:rPr>
        <w:t>interface</w:t>
      </w:r>
      <w:r w:rsidRPr="0077078B">
        <w:t xml:space="preserve"> de gestão administrativa</w:t>
      </w:r>
      <w:r>
        <w:t>,</w:t>
      </w:r>
      <w:r w:rsidRPr="0077078B">
        <w:t xml:space="preserve"> </w:t>
      </w:r>
      <w:r w:rsidR="00A82C2A" w:rsidRPr="00A82C2A">
        <w:t>composta por uma grelha principal que apresenta um ecrã detalhado com duas subgrelhas. </w:t>
      </w:r>
      <w:r w:rsidR="00A82C2A" w:rsidRPr="00A82C2A">
        <w:rPr>
          <w:rFonts w:ascii="Open Sans" w:hAnsi="Open Sans" w:cs="Open Sans"/>
          <w:color w:val="161F19"/>
          <w:szCs w:val="22"/>
          <w:shd w:val="clear" w:color="auto" w:fill="FFFFFF"/>
        </w:rPr>
        <w:t xml:space="preserve"> </w:t>
      </w:r>
      <w:r w:rsidR="00A82C2A" w:rsidRPr="00A82C2A">
        <w:t>Esta interface oferece aos utilizadores autorizados a oportunidade de consultar o histórico de acessos externos a uma tarefa, bem como os resultados de avaliação correspondentes, tudo integrado no mesmo ecrã de detalhe previamente utilizado para outras operações relacionadas à tarefa</w:t>
      </w:r>
      <w:r w:rsidRPr="0077078B">
        <w:t>.</w:t>
      </w:r>
    </w:p>
    <w:p w14:paraId="60A3A83A" w14:textId="77777777" w:rsidR="004D1984" w:rsidRDefault="004D1984" w:rsidP="0077078B">
      <w:pPr>
        <w:pStyle w:val="Texto"/>
        <w:rPr>
          <w:b/>
          <w:bCs/>
        </w:rPr>
      </w:pPr>
    </w:p>
    <w:p w14:paraId="2411CCE7" w14:textId="5F1F833D" w:rsidR="00A652D3" w:rsidRPr="00A652D3" w:rsidRDefault="00A652D3" w:rsidP="003B39BF">
      <w:pPr>
        <w:pStyle w:val="TituloSecundario"/>
        <w:numPr>
          <w:ilvl w:val="1"/>
          <w:numId w:val="35"/>
        </w:numPr>
        <w:ind w:left="567" w:hanging="567"/>
      </w:pPr>
      <w:bookmarkStart w:id="487" w:name="_Toc234543855"/>
      <w:r w:rsidRPr="00A652D3">
        <w:t>Internacionalização (TranslationsTexts.js)</w:t>
      </w:r>
      <w:bookmarkEnd w:id="487"/>
    </w:p>
    <w:p w14:paraId="2797A3B3" w14:textId="20796ED3" w:rsidR="00E0324D" w:rsidRDefault="00A82C2A" w:rsidP="00E0324D">
      <w:pPr>
        <w:pStyle w:val="Texto"/>
      </w:pPr>
      <w:r>
        <w:t>O</w:t>
      </w:r>
      <w:r w:rsidR="00187830">
        <w:t>s novos textos</w:t>
      </w:r>
      <w:r w:rsidR="00E0324D" w:rsidRPr="00E0324D">
        <w:t xml:space="preserve"> de </w:t>
      </w:r>
      <w:r w:rsidR="00E0324D" w:rsidRPr="003B39BF">
        <w:rPr>
          <w:i/>
          <w:iCs/>
        </w:rPr>
        <w:t>interface</w:t>
      </w:r>
      <w:r w:rsidR="00E0324D" w:rsidRPr="00E0324D">
        <w:t xml:space="preserve">, tanto do formulário externo como da </w:t>
      </w:r>
      <w:r w:rsidR="00E0324D" w:rsidRPr="003B39BF">
        <w:rPr>
          <w:i/>
          <w:iCs/>
        </w:rPr>
        <w:t>interface</w:t>
      </w:r>
      <w:r w:rsidR="00E0324D" w:rsidRPr="00E0324D">
        <w:t xml:space="preserve"> interna, foram </w:t>
      </w:r>
      <w:r>
        <w:t>incluídos</w:t>
      </w:r>
      <w:r w:rsidRPr="00E0324D">
        <w:t xml:space="preserve"> </w:t>
      </w:r>
      <w:r w:rsidR="00E0324D" w:rsidRPr="00E0324D">
        <w:t xml:space="preserve">no </w:t>
      </w:r>
      <w:r>
        <w:t>ficheiro</w:t>
      </w:r>
      <w:r w:rsidRPr="00E0324D">
        <w:t xml:space="preserve"> </w:t>
      </w:r>
      <w:r w:rsidR="00E0324D" w:rsidRPr="00E0324D">
        <w:t xml:space="preserve">TranslationsTexts.js, de acordo com o mecanismo de tradução multi-idioma do Sweb já existente, assegurando que a nova funcionalidade herda automaticamente o suporte aos idiomas </w:t>
      </w:r>
      <w:r w:rsidRPr="00A82C2A">
        <w:t>previamente integrados nesse sistema</w:t>
      </w:r>
      <w:r w:rsidR="00E0324D" w:rsidRPr="00E0324D">
        <w:t>.</w:t>
      </w:r>
    </w:p>
    <w:p w14:paraId="79E8B757" w14:textId="77777777" w:rsidR="00A82C2A" w:rsidRDefault="00A82C2A" w:rsidP="00E0324D">
      <w:pPr>
        <w:pStyle w:val="Texto"/>
        <w:rPr>
          <w:b/>
          <w:bCs/>
        </w:rPr>
      </w:pPr>
    </w:p>
    <w:p w14:paraId="1A83A7D6" w14:textId="082D6168" w:rsidR="00A652D3" w:rsidRPr="00A652D3" w:rsidRDefault="00A652D3" w:rsidP="003B39BF">
      <w:pPr>
        <w:pStyle w:val="TituloSecundario"/>
        <w:numPr>
          <w:ilvl w:val="1"/>
          <w:numId w:val="35"/>
        </w:numPr>
        <w:ind w:left="567" w:hanging="567"/>
      </w:pPr>
      <w:bookmarkStart w:id="488" w:name="_Toc234543856"/>
      <w:r w:rsidRPr="00A652D3">
        <w:t>Integração no menu</w:t>
      </w:r>
      <w:bookmarkEnd w:id="488"/>
    </w:p>
    <w:p w14:paraId="4DAF4154" w14:textId="6A5ED9D0" w:rsidR="00187830" w:rsidRDefault="00187830" w:rsidP="00187830">
      <w:pPr>
        <w:pStyle w:val="Texto"/>
      </w:pPr>
      <w:r w:rsidRPr="00187830">
        <w:t>A gestão da nova funcionalidade foi integrada n</w:t>
      </w:r>
      <w:r>
        <w:t>o</w:t>
      </w:r>
      <w:r w:rsidRPr="00187830">
        <w:t xml:space="preserve"> </w:t>
      </w:r>
      <w:r>
        <w:t xml:space="preserve">menu </w:t>
      </w:r>
      <w:r w:rsidRPr="00187830">
        <w:t xml:space="preserve">do sistema por intermédio do MenuInitializer.cs, com a entrada de menu correspondente </w:t>
      </w:r>
      <w:r>
        <w:t>à</w:t>
      </w:r>
      <w:r w:rsidRPr="00187830">
        <w:t xml:space="preserve"> nova </w:t>
      </w:r>
      <w:r>
        <w:t xml:space="preserve">funcionalidade </w:t>
      </w:r>
      <w:r w:rsidRPr="00187830">
        <w:t>registada sob o menu pai "Tarefas"</w:t>
      </w:r>
      <w:r w:rsidR="00A82C2A">
        <w:t>. A</w:t>
      </w:r>
      <w:r w:rsidRPr="00187830">
        <w:t xml:space="preserve"> visibilidade </w:t>
      </w:r>
      <w:r w:rsidR="00A82C2A">
        <w:t xml:space="preserve">desta funcionalidade é </w:t>
      </w:r>
      <w:r w:rsidRPr="00187830">
        <w:t xml:space="preserve">condicionada </w:t>
      </w:r>
      <w:r w:rsidR="00A82C2A">
        <w:t>peloa</w:t>
      </w:r>
      <w:r w:rsidRPr="00187830">
        <w:t xml:space="preserve"> ativação do módulo TaskExternal para o cliente em questão (validada em Menu.cs), de modo compatível com o modelo de permissões e de licenciamento por módulo já utilizado em todo o Sweb.</w:t>
      </w:r>
    </w:p>
    <w:p w14:paraId="7A0C5C6A" w14:textId="77777777" w:rsidR="00A82C2A" w:rsidRDefault="00A82C2A" w:rsidP="00187830">
      <w:pPr>
        <w:pStyle w:val="Texto"/>
        <w:rPr>
          <w:b/>
        </w:rPr>
      </w:pPr>
    </w:p>
    <w:p w14:paraId="68E60F66" w14:textId="218D8836" w:rsidR="00A652D3" w:rsidRDefault="00A652D3" w:rsidP="003B39BF">
      <w:pPr>
        <w:pStyle w:val="TituloPrincipal"/>
        <w:numPr>
          <w:ilvl w:val="0"/>
          <w:numId w:val="35"/>
        </w:numPr>
        <w:ind w:left="357" w:hanging="357"/>
      </w:pPr>
      <w:bookmarkStart w:id="489" w:name="_Toc234543857"/>
      <w:r>
        <w:lastRenderedPageBreak/>
        <w:t>Implementação</w:t>
      </w:r>
      <w:bookmarkEnd w:id="489"/>
    </w:p>
    <w:p w14:paraId="416819D1" w14:textId="77777777" w:rsidR="00A652D3" w:rsidRDefault="00A652D3" w:rsidP="003B39BF">
      <w:pPr>
        <w:pStyle w:val="TituloSecundario"/>
        <w:numPr>
          <w:ilvl w:val="1"/>
          <w:numId w:val="35"/>
        </w:numPr>
        <w:ind w:left="567" w:hanging="567"/>
      </w:pPr>
      <w:bookmarkStart w:id="490" w:name="_Toc234543858"/>
      <w:r>
        <w:t>Fluxo completo ponta-a-ponta</w:t>
      </w:r>
      <w:bookmarkEnd w:id="490"/>
    </w:p>
    <w:p w14:paraId="00E2EC57" w14:textId="001F934D" w:rsidR="00C9000E" w:rsidRDefault="008D1C2A" w:rsidP="00A41E50">
      <w:pPr>
        <w:pStyle w:val="Texto"/>
      </w:pPr>
      <w:r>
        <w:t xml:space="preserve">A </w:t>
      </w:r>
      <w:r w:rsidR="00A41E50" w:rsidRPr="00A41E50">
        <w:t xml:space="preserve">funcionalidade </w:t>
      </w:r>
      <w:r>
        <w:t>é iniciada pela</w:t>
      </w:r>
      <w:r w:rsidR="00A41E50" w:rsidRPr="00A41E50">
        <w:t xml:space="preserve"> criação ou renovação de um acesso externo para uma tarefa </w:t>
      </w:r>
      <w:r>
        <w:t xml:space="preserve">externa </w:t>
      </w:r>
      <w:r w:rsidR="00A41E50" w:rsidRPr="00A41E50">
        <w:t xml:space="preserve">(TaskExternal): o repositório gera um novo </w:t>
      </w:r>
      <w:r w:rsidR="00A41E50" w:rsidRPr="003B39BF">
        <w:rPr>
          <w:i/>
          <w:iCs/>
        </w:rPr>
        <w:t>token</w:t>
      </w:r>
      <w:r w:rsidR="00A41E50" w:rsidRPr="00A41E50">
        <w:t xml:space="preserve">, </w:t>
      </w:r>
      <w:r>
        <w:t>cria</w:t>
      </w:r>
      <w:r w:rsidRPr="00A41E50">
        <w:t xml:space="preserve"> </w:t>
      </w:r>
      <w:r w:rsidR="00A41E50" w:rsidRPr="00A41E50">
        <w:t>o correspondente URL público através d</w:t>
      </w:r>
      <w:r>
        <w:t xml:space="preserve">a função </w:t>
      </w:r>
      <w:r w:rsidR="00A41E50" w:rsidRPr="00A41E50">
        <w:t xml:space="preserve"> SetExternalAccessUrl e </w:t>
      </w:r>
      <w:r>
        <w:t>envia</w:t>
      </w:r>
      <w:r w:rsidR="00A41E50" w:rsidRPr="00A41E50">
        <w:t>, através do serviço de e-mail já existente, no Sweb, uma notificação ao contacto do cliente associado à tarefa. Ao aceder ao</w:t>
      </w:r>
      <w:r w:rsidR="00D72FEE">
        <w:t xml:space="preserve"> </w:t>
      </w:r>
      <w:r>
        <w:t>URL</w:t>
      </w:r>
      <w:r w:rsidR="00A41E50" w:rsidRPr="00A41E50">
        <w:t xml:space="preserve">, o cliente é </w:t>
      </w:r>
      <w:r w:rsidR="00A82C2A" w:rsidRPr="00A41E50">
        <w:t>direcionado</w:t>
      </w:r>
      <w:r w:rsidR="00A41E50" w:rsidRPr="00A41E50">
        <w:t xml:space="preserve"> para a página pública</w:t>
      </w:r>
      <w:r w:rsidR="00780D5C">
        <w:t xml:space="preserve"> portadora do respetivo formulário de avaliação</w:t>
      </w:r>
      <w:r w:rsidR="00A41E50" w:rsidRPr="00A41E50">
        <w:t xml:space="preserve">, onde o </w:t>
      </w:r>
      <w:r w:rsidR="00A41E50" w:rsidRPr="00D72FEE">
        <w:rPr>
          <w:i/>
          <w:iCs/>
        </w:rPr>
        <w:t>token</w:t>
      </w:r>
      <w:r w:rsidR="00A41E50" w:rsidRPr="00A41E50">
        <w:t xml:space="preserve"> é validado antes da exposição de dados. </w:t>
      </w:r>
    </w:p>
    <w:p w14:paraId="5924F92B" w14:textId="0013F846" w:rsidR="00A41E50" w:rsidRDefault="00A41E50" w:rsidP="00A41E50">
      <w:pPr>
        <w:pStyle w:val="Texto"/>
      </w:pPr>
      <w:r w:rsidRPr="00A41E50">
        <w:t xml:space="preserve">Após </w:t>
      </w:r>
      <w:r w:rsidR="00780D5C">
        <w:t xml:space="preserve">a </w:t>
      </w:r>
      <w:r w:rsidRPr="00A41E50">
        <w:t xml:space="preserve">submissão, a resposta </w:t>
      </w:r>
      <w:r w:rsidR="00780D5C">
        <w:t xml:space="preserve">enviada </w:t>
      </w:r>
      <w:r w:rsidRPr="00A41E50">
        <w:t xml:space="preserve">é validada e </w:t>
      </w:r>
      <w:r w:rsidR="00C9000E">
        <w:t>persistida</w:t>
      </w:r>
      <w:r w:rsidR="00780D5C" w:rsidRPr="00A41E50">
        <w:t xml:space="preserve"> </w:t>
      </w:r>
      <w:r w:rsidRPr="00A41E50">
        <w:t>através d</w:t>
      </w:r>
      <w:r w:rsidR="00780D5C">
        <w:t>o endpoint</w:t>
      </w:r>
      <w:r w:rsidRPr="00A41E50">
        <w:t xml:space="preserve"> SaveAvaliationFromExternalAccess, que grava o </w:t>
      </w:r>
      <w:r w:rsidRPr="003B39BF">
        <w:rPr>
          <w:i/>
          <w:iCs/>
        </w:rPr>
        <w:t>snapshot</w:t>
      </w:r>
      <w:r w:rsidRPr="00A41E50">
        <w:t xml:space="preserve"> da avaliação e calcula o FinalScore. </w:t>
      </w:r>
      <w:r>
        <w:t>A partir daqui,</w:t>
      </w:r>
      <w:r w:rsidRPr="00A41E50">
        <w:t xml:space="preserve"> os utilizadores internos (através da interface de consulta) passam a ver es</w:t>
      </w:r>
      <w:r w:rsidR="00C9000E">
        <w:t>t</w:t>
      </w:r>
      <w:r w:rsidRPr="00A41E50">
        <w:t>a avaliação nos indicadores, no histórico e no gráfico de evolução.</w:t>
      </w:r>
    </w:p>
    <w:p w14:paraId="39E08B96" w14:textId="77777777" w:rsidR="00A82C2A" w:rsidRDefault="00A82C2A" w:rsidP="00A41E50">
      <w:pPr>
        <w:pStyle w:val="Texto"/>
        <w:rPr>
          <w:b/>
          <w:bCs/>
        </w:rPr>
      </w:pPr>
    </w:p>
    <w:p w14:paraId="2DF2BEAE" w14:textId="46F25147" w:rsidR="00A652D3" w:rsidRDefault="00A652D3" w:rsidP="003B39BF">
      <w:pPr>
        <w:pStyle w:val="TituloSecundario"/>
        <w:numPr>
          <w:ilvl w:val="1"/>
          <w:numId w:val="35"/>
        </w:numPr>
        <w:ind w:left="567" w:hanging="567"/>
      </w:pPr>
      <w:bookmarkStart w:id="491" w:name="_Toc234543859"/>
      <w:r>
        <w:t xml:space="preserve">Geração e validação do </w:t>
      </w:r>
      <w:r w:rsidRPr="003B39BF">
        <w:rPr>
          <w:i/>
          <w:iCs/>
        </w:rPr>
        <w:t>link/token</w:t>
      </w:r>
      <w:bookmarkEnd w:id="491"/>
    </w:p>
    <w:p w14:paraId="08731BB1" w14:textId="47736FCE" w:rsidR="00A41E50" w:rsidRDefault="00A82C2A" w:rsidP="00A41E50">
      <w:pPr>
        <w:pStyle w:val="Texto"/>
      </w:pPr>
      <w:r>
        <w:t>O</w:t>
      </w:r>
      <w:r w:rsidR="00A41E50">
        <w:t xml:space="preserve"> </w:t>
      </w:r>
      <w:r w:rsidR="00A41E50" w:rsidRPr="00A41E50">
        <w:t xml:space="preserve">novo acesso externo gera um </w:t>
      </w:r>
      <w:r w:rsidR="00A41E50" w:rsidRPr="003B39BF">
        <w:rPr>
          <w:i/>
          <w:iCs/>
        </w:rPr>
        <w:t>token</w:t>
      </w:r>
      <w:r w:rsidR="00A41E50" w:rsidRPr="00A41E50">
        <w:t xml:space="preserve"> que fica armazenado </w:t>
      </w:r>
      <w:r>
        <w:t>sob a</w:t>
      </w:r>
      <w:r w:rsidRPr="00A41E50">
        <w:t xml:space="preserve"> </w:t>
      </w:r>
      <w:r w:rsidR="00A41E50" w:rsidRPr="00A41E50">
        <w:t>forma de TokenHash</w:t>
      </w:r>
      <w:r w:rsidR="00A41E50">
        <w:t>,</w:t>
      </w:r>
      <w:r w:rsidR="00A41E50" w:rsidRPr="00A41E50">
        <w:t xml:space="preserve"> o </w:t>
      </w:r>
      <w:r w:rsidR="00A41E50" w:rsidRPr="003B39BF">
        <w:rPr>
          <w:i/>
          <w:iCs/>
        </w:rPr>
        <w:t>link</w:t>
      </w:r>
      <w:r w:rsidR="00A41E50" w:rsidRPr="00A41E50">
        <w:t xml:space="preserve"> enviado ao cliente leva es</w:t>
      </w:r>
      <w:r w:rsidR="00A41E50">
        <w:t>t</w:t>
      </w:r>
      <w:r w:rsidR="00A41E50" w:rsidRPr="00A41E50">
        <w:t xml:space="preserve">e </w:t>
      </w:r>
      <w:r w:rsidR="00A41E50" w:rsidRPr="003B39BF">
        <w:rPr>
          <w:i/>
          <w:iCs/>
        </w:rPr>
        <w:t>token</w:t>
      </w:r>
      <w:r w:rsidR="00A41E50" w:rsidRPr="00A41E50">
        <w:t xml:space="preserve">. </w:t>
      </w:r>
      <w:r w:rsidR="00F32157">
        <w:t>Diferentemente</w:t>
      </w:r>
      <w:r w:rsidR="00F32157" w:rsidRPr="00A41E50">
        <w:t xml:space="preserve"> </w:t>
      </w:r>
      <w:r w:rsidR="00F32157">
        <w:t>d</w:t>
      </w:r>
      <w:r w:rsidR="00A41E50">
        <w:t xml:space="preserve">os </w:t>
      </w:r>
      <w:r w:rsidR="0058545B">
        <w:t>“</w:t>
      </w:r>
      <w:r w:rsidR="00A41E50">
        <w:t>Documentos de Orçamento</w:t>
      </w:r>
      <w:r w:rsidR="0058545B">
        <w:t>”</w:t>
      </w:r>
      <w:r w:rsidR="00A41E50" w:rsidRPr="00A41E50">
        <w:t xml:space="preserve">, cujo </w:t>
      </w:r>
      <w:r w:rsidR="00A41E50" w:rsidRPr="003B39BF">
        <w:rPr>
          <w:i/>
          <w:iCs/>
        </w:rPr>
        <w:t>token</w:t>
      </w:r>
      <w:r w:rsidR="00A41E50" w:rsidRPr="00A41E50">
        <w:t xml:space="preserve"> é gerado apenas na criação, para </w:t>
      </w:r>
      <w:r w:rsidR="00A41E50">
        <w:t xml:space="preserve">as </w:t>
      </w:r>
      <w:r>
        <w:t>“</w:t>
      </w:r>
      <w:r w:rsidR="00A41E50">
        <w:t>Tarefas Externas</w:t>
      </w:r>
      <w:r>
        <w:t>”</w:t>
      </w:r>
      <w:r w:rsidR="00A41E50" w:rsidRPr="00A41E50">
        <w:t xml:space="preserve"> o </w:t>
      </w:r>
      <w:r w:rsidR="00A41E50" w:rsidRPr="003B39BF">
        <w:rPr>
          <w:i/>
          <w:iCs/>
        </w:rPr>
        <w:t>token</w:t>
      </w:r>
      <w:r w:rsidR="00A41E50" w:rsidRPr="00A41E50">
        <w:t xml:space="preserve"> é gerado em cada envio de notificação, invalidando implicitamente qualquer </w:t>
      </w:r>
      <w:r w:rsidR="00F32157" w:rsidRPr="00D72FEE">
        <w:rPr>
          <w:i/>
          <w:iCs/>
        </w:rPr>
        <w:t>token</w:t>
      </w:r>
      <w:r w:rsidR="00F32157" w:rsidRPr="00A41E50">
        <w:t xml:space="preserve"> </w:t>
      </w:r>
      <w:r w:rsidR="00D72FEE">
        <w:t>previamente</w:t>
      </w:r>
      <w:r w:rsidR="00F32157">
        <w:t xml:space="preserve"> criado</w:t>
      </w:r>
      <w:r w:rsidR="00D72FEE">
        <w:t xml:space="preserve"> </w:t>
      </w:r>
      <w:r w:rsidR="00F32157">
        <w:t xml:space="preserve">(invalidando os </w:t>
      </w:r>
      <w:r w:rsidR="00F32157" w:rsidRPr="00D72FEE">
        <w:rPr>
          <w:i/>
          <w:iCs/>
        </w:rPr>
        <w:t>links</w:t>
      </w:r>
      <w:r w:rsidR="00F32157">
        <w:t xml:space="preserve"> </w:t>
      </w:r>
      <w:r w:rsidR="00D72FEE">
        <w:t>anteriormente</w:t>
      </w:r>
      <w:r w:rsidR="00F32157">
        <w:t xml:space="preserve"> enviados),</w:t>
      </w:r>
      <w:r w:rsidR="00A41E50">
        <w:t xml:space="preserve"> </w:t>
      </w:r>
      <w:r w:rsidR="00A41E50" w:rsidRPr="00A41E50">
        <w:t xml:space="preserve">decisão que diminui a superfície de exposição de links antigos, ao custo de invalidar um ainda não utilizado sempre que a tarefa é reencaminhada. A confirmação do </w:t>
      </w:r>
      <w:r w:rsidR="00A41E50" w:rsidRPr="003B39BF">
        <w:rPr>
          <w:i/>
          <w:iCs/>
        </w:rPr>
        <w:t>token</w:t>
      </w:r>
      <w:r w:rsidR="00A41E50" w:rsidRPr="00A41E50">
        <w:t xml:space="preserve"> acontece no primeiro pedido feito </w:t>
      </w:r>
      <w:r w:rsidR="00F32157">
        <w:t>à</w:t>
      </w:r>
      <w:r w:rsidR="00A41E50" w:rsidRPr="00A41E50">
        <w:t xml:space="preserve"> API</w:t>
      </w:r>
      <w:r w:rsidR="00A41E50">
        <w:t>,</w:t>
      </w:r>
      <w:r w:rsidR="00A41E50" w:rsidRPr="00A41E50">
        <w:t xml:space="preserve"> </w:t>
      </w:r>
      <w:r w:rsidR="00A41E50">
        <w:t xml:space="preserve">sendo que </w:t>
      </w:r>
      <w:r w:rsidR="00A41E50" w:rsidRPr="00A41E50">
        <w:t xml:space="preserve">um </w:t>
      </w:r>
      <w:r w:rsidR="00A41E50" w:rsidRPr="003B39BF">
        <w:rPr>
          <w:i/>
          <w:iCs/>
        </w:rPr>
        <w:t>token</w:t>
      </w:r>
      <w:r w:rsidR="00A41E50" w:rsidRPr="00A41E50">
        <w:t xml:space="preserve"> inexistente</w:t>
      </w:r>
      <w:r w:rsidR="00F32157">
        <w:t xml:space="preserve"> ou</w:t>
      </w:r>
      <w:r w:rsidR="00A41E50" w:rsidRPr="00A41E50">
        <w:t xml:space="preserve"> já </w:t>
      </w:r>
      <w:r w:rsidR="00F32157">
        <w:t>caducado</w:t>
      </w:r>
      <w:r w:rsidR="00F32157" w:rsidRPr="00A41E50">
        <w:t xml:space="preserve"> </w:t>
      </w:r>
      <w:r w:rsidR="00A41E50" w:rsidRPr="00A41E50">
        <w:t xml:space="preserve">é recusado de modo explícito, sem que qualquer dado da tarefa </w:t>
      </w:r>
      <w:r w:rsidR="00F32157">
        <w:t>seja</w:t>
      </w:r>
      <w:r w:rsidR="00A41E50" w:rsidRPr="00A41E50">
        <w:t xml:space="preserve"> devolvido.</w:t>
      </w:r>
    </w:p>
    <w:p w14:paraId="2A6200C5" w14:textId="77777777" w:rsidR="00A82C2A" w:rsidRDefault="00A82C2A" w:rsidP="00A41E50">
      <w:pPr>
        <w:pStyle w:val="Texto"/>
        <w:rPr>
          <w:b/>
        </w:rPr>
      </w:pPr>
    </w:p>
    <w:p w14:paraId="4B98D0BB" w14:textId="20B986BF" w:rsidR="00A652D3" w:rsidRDefault="00A652D3" w:rsidP="003B39BF">
      <w:pPr>
        <w:pStyle w:val="TituloPrincipal"/>
        <w:numPr>
          <w:ilvl w:val="0"/>
          <w:numId w:val="35"/>
        </w:numPr>
        <w:ind w:left="357" w:hanging="357"/>
      </w:pPr>
      <w:bookmarkStart w:id="492" w:name="_Toc234543860"/>
      <w:r>
        <w:t>Página e formulário externo de avaliação</w:t>
      </w:r>
      <w:bookmarkEnd w:id="492"/>
    </w:p>
    <w:p w14:paraId="310C097E" w14:textId="7320BBC2" w:rsidR="00A652D3" w:rsidRPr="008A07E5" w:rsidRDefault="00A652D3" w:rsidP="003B39BF">
      <w:pPr>
        <w:pStyle w:val="TituloSecundario"/>
        <w:numPr>
          <w:ilvl w:val="1"/>
          <w:numId w:val="35"/>
        </w:numPr>
        <w:ind w:left="567" w:hanging="567"/>
      </w:pPr>
      <w:bookmarkStart w:id="493" w:name="_Toc234543861"/>
      <w:r w:rsidRPr="00A652D3">
        <w:t xml:space="preserve">Autenticação via </w:t>
      </w:r>
      <w:r w:rsidRPr="003B39BF">
        <w:rPr>
          <w:i/>
          <w:iCs/>
        </w:rPr>
        <w:t>token</w:t>
      </w:r>
      <w:bookmarkEnd w:id="493"/>
    </w:p>
    <w:p w14:paraId="3F8F655A" w14:textId="2B30F291" w:rsidR="009A4F6F" w:rsidRDefault="00A41E50" w:rsidP="00A41E50">
      <w:pPr>
        <w:pStyle w:val="Texto"/>
      </w:pPr>
      <w:r w:rsidRPr="00A41E50">
        <w:t xml:space="preserve">A página pública não requer qualquer conta de utilizador ou processo de </w:t>
      </w:r>
      <w:r w:rsidRPr="003B39BF">
        <w:rPr>
          <w:i/>
          <w:iCs/>
        </w:rPr>
        <w:t>login</w:t>
      </w:r>
      <w:r w:rsidRPr="00A41E50">
        <w:t xml:space="preserve">, todo o acesso é </w:t>
      </w:r>
      <w:r w:rsidR="005F5B82" w:rsidRPr="00A41E50">
        <w:t>efetuado</w:t>
      </w:r>
      <w:r w:rsidRPr="00A41E50">
        <w:t xml:space="preserve"> através do </w:t>
      </w:r>
      <w:r w:rsidRPr="003B39BF">
        <w:rPr>
          <w:i/>
          <w:iCs/>
        </w:rPr>
        <w:t>token</w:t>
      </w:r>
      <w:r w:rsidRPr="00A41E50">
        <w:t xml:space="preserve"> contido no URL, que é resolvido partindo de um único pedido inicial à API que fornece os dados da tarefa e, quando existem, a </w:t>
      </w:r>
      <w:r w:rsidRPr="00A41E50">
        <w:lastRenderedPageBreak/>
        <w:t xml:space="preserve">definição do </w:t>
      </w:r>
      <w:r w:rsidRPr="003B39BF">
        <w:rPr>
          <w:i/>
          <w:iCs/>
        </w:rPr>
        <w:t>template</w:t>
      </w:r>
      <w:r w:rsidRPr="00A41E50">
        <w:t xml:space="preserve"> de avaliação que deve ser apresentado. Esta ausência da autenticação foi uma exigência central da funcionalidade, já que o público-alvo</w:t>
      </w:r>
      <w:r>
        <w:t xml:space="preserve"> (</w:t>
      </w:r>
      <w:r w:rsidRPr="00A41E50">
        <w:t>clientes</w:t>
      </w:r>
      <w:r>
        <w:t>)</w:t>
      </w:r>
      <w:r w:rsidRPr="00A41E50">
        <w:t xml:space="preserve"> não possuem, nem devem necessitar de, uma conta no Sweb.</w:t>
      </w:r>
      <w:r w:rsidR="009A4F6F">
        <w:t xml:space="preserve"> A Figura </w:t>
      </w:r>
      <w:r w:rsidR="005013A4" w:rsidRPr="005013A4">
        <w:t>8</w:t>
      </w:r>
      <w:r w:rsidR="009A4F6F">
        <w:t xml:space="preserve"> ilustra a página pública tal como é apresentada ao cliente, com o resumo da tarefa e o formulário de avaliação correspondente ao </w:t>
      </w:r>
      <w:r w:rsidR="009A4F6F" w:rsidRPr="00D72FEE">
        <w:rPr>
          <w:i/>
          <w:iCs/>
        </w:rPr>
        <w:t>template</w:t>
      </w:r>
      <w:r w:rsidR="009A4F6F">
        <w:t xml:space="preserve"> associado.</w:t>
      </w:r>
    </w:p>
    <w:p w14:paraId="7364D043" w14:textId="77777777" w:rsidR="00262AA2" w:rsidRDefault="00262AA2" w:rsidP="00262AA2">
      <w:r>
        <w:rPr>
          <w:noProof/>
        </w:rPr>
        <w:drawing>
          <wp:inline distT="0" distB="0" distL="0" distR="0" wp14:anchorId="01B868BE" wp14:editId="137ACD20">
            <wp:extent cx="5400040" cy="2658110"/>
            <wp:effectExtent l="0" t="0" r="0" b="0"/>
            <wp:docPr id="589868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68082" name="Picture 5898680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1BE89E22" w14:textId="551BA865" w:rsidR="005F5B82" w:rsidRDefault="00262AA2" w:rsidP="00262AA2">
      <w:pPr>
        <w:pStyle w:val="Caption"/>
        <w:rPr>
          <w:b w:val="0"/>
          <w:bCs/>
        </w:rPr>
      </w:pPr>
      <w:r>
        <w:t xml:space="preserve">Figura </w:t>
      </w:r>
      <w:fldSimple w:instr=" SEQ Figura \* ARABIC ">
        <w:r>
          <w:rPr>
            <w:noProof/>
          </w:rPr>
          <w:t>8</w:t>
        </w:r>
      </w:fldSimple>
      <w:r>
        <w:t xml:space="preserve"> - </w:t>
      </w:r>
      <w:r w:rsidRPr="00577B15">
        <w:t>Página externa de avaliação apresentada ao cliente</w:t>
      </w:r>
    </w:p>
    <w:p w14:paraId="06C0E09B" w14:textId="67BE595D" w:rsidR="00A652D3" w:rsidRPr="00A652D3" w:rsidRDefault="00A652D3" w:rsidP="003B39BF">
      <w:pPr>
        <w:pStyle w:val="TituloSecundario"/>
        <w:numPr>
          <w:ilvl w:val="1"/>
          <w:numId w:val="35"/>
        </w:numPr>
        <w:ind w:left="567" w:hanging="567"/>
      </w:pPr>
      <w:bookmarkStart w:id="494" w:name="_Toc234543862"/>
      <w:r w:rsidRPr="00A652D3">
        <w:t>Validações e tratamento de expiração e reutilização</w:t>
      </w:r>
      <w:bookmarkEnd w:id="494"/>
    </w:p>
    <w:p w14:paraId="5177F45D" w14:textId="25CBEFDB" w:rsidR="00A41E50" w:rsidRDefault="00A41E50" w:rsidP="00A41E50">
      <w:pPr>
        <w:pStyle w:val="Texto"/>
        <w:rPr>
          <w:b/>
          <w:bCs/>
        </w:rPr>
      </w:pPr>
      <w:r w:rsidRPr="00A41E50">
        <w:t xml:space="preserve">Foi realizada a implementação de validações de campos obrigatórios no formulário diretamente no servidor, antes do registo dos dados, assegurando que a validação não dependa apenas do cliente. Adicionalmente, foi </w:t>
      </w:r>
      <w:r w:rsidR="005F5B82">
        <w:t>considerado</w:t>
      </w:r>
      <w:r w:rsidR="005F5B82" w:rsidRPr="00A41E50">
        <w:t xml:space="preserve"> </w:t>
      </w:r>
      <w:r w:rsidRPr="00A41E50">
        <w:t>o cenário de submissões duplicadas: após a entrega de uma avaliação, o formulário é substituído por um cartão de confirmação</w:t>
      </w:r>
      <w:r>
        <w:t xml:space="preserve"> de submissão. Prevenindo</w:t>
      </w:r>
      <w:r w:rsidRPr="00A41E50">
        <w:t xml:space="preserve"> que um visitante que retorne ao </w:t>
      </w:r>
      <w:r w:rsidRPr="003B39BF">
        <w:rPr>
          <w:i/>
          <w:iCs/>
        </w:rPr>
        <w:t>link</w:t>
      </w:r>
      <w:r w:rsidR="00DD17DB">
        <w:t xml:space="preserve"> se depare com um formulário </w:t>
      </w:r>
      <w:r w:rsidR="00DD17DB" w:rsidRPr="00DD17DB">
        <w:t>submissível</w:t>
      </w:r>
      <w:r w:rsidRPr="00A41E50">
        <w:t xml:space="preserve">, o que resultaria </w:t>
      </w:r>
      <w:r w:rsidR="00DD17DB">
        <w:t>n</w:t>
      </w:r>
      <w:r w:rsidRPr="00A41E50">
        <w:t>uma rejeição da nova submissão pelo servidor.</w:t>
      </w:r>
    </w:p>
    <w:p w14:paraId="684A5A7B" w14:textId="47A64A29" w:rsidR="00A652D3" w:rsidRPr="00A652D3" w:rsidRDefault="00A652D3" w:rsidP="003B39BF">
      <w:pPr>
        <w:pStyle w:val="TituloSecundario"/>
        <w:numPr>
          <w:ilvl w:val="1"/>
          <w:numId w:val="35"/>
        </w:numPr>
        <w:ind w:left="567" w:hanging="567"/>
      </w:pPr>
      <w:bookmarkStart w:id="495" w:name="_Toc234543863"/>
      <w:r w:rsidRPr="00A652D3">
        <w:t>Campo AcceptIfTrue e lógica de polaridade booleana</w:t>
      </w:r>
      <w:bookmarkEnd w:id="495"/>
    </w:p>
    <w:p w14:paraId="491B8878" w14:textId="5E79E6BC" w:rsidR="00040845" w:rsidRDefault="00DD17DB" w:rsidP="00DD17DB">
      <w:pPr>
        <w:pStyle w:val="Texto"/>
      </w:pPr>
      <w:r w:rsidRPr="00DD17DB">
        <w:t>Após a primeira versão da funcionalidade estar em operação, foi evidenciada uma limitação do cálculo da pontuação dos campos booleanos</w:t>
      </w:r>
      <w:r w:rsidR="005F5B82">
        <w:t>. A</w:t>
      </w:r>
      <w:r w:rsidRPr="00DD17DB">
        <w:t xml:space="preserve"> fórmula original</w:t>
      </w:r>
      <w:r>
        <w:t xml:space="preserve"> </w:t>
      </w:r>
      <w:r w:rsidRPr="00DD17DB">
        <w:t xml:space="preserve">assumia implicitamente que a resposta "verdadeira" era sempre a resposta correta, o que é falso para perguntas que são formuladas de forma negativa. Por </w:t>
      </w:r>
      <w:r w:rsidR="005F5B82">
        <w:t>esse motivo</w:t>
      </w:r>
      <w:r w:rsidRPr="00DD17DB">
        <w:t xml:space="preserve">, foi adicionado, no </w:t>
      </w:r>
      <w:r w:rsidRPr="003B39BF">
        <w:rPr>
          <w:i/>
          <w:iCs/>
        </w:rPr>
        <w:t>template</w:t>
      </w:r>
      <w:r w:rsidRPr="00DD17DB">
        <w:t xml:space="preserve"> o campo booleano AcceptIfTrue, que define para cada pergunta qual dos dois valores deve ser considerado positivo</w:t>
      </w:r>
      <w:r w:rsidR="00AF4438">
        <w:t>,</w:t>
      </w:r>
      <w:r w:rsidRPr="00DD17DB">
        <w:t xml:space="preserve"> a fórmula de pontuação foi alterada para </w:t>
      </w:r>
      <w:r w:rsidRPr="00DD17DB">
        <w:rPr>
          <w:rFonts w:ascii="Consolas" w:hAnsi="Consolas"/>
        </w:rPr>
        <w:t>fieldScore = (booleanValue == templateField.AcceptIfTrue) ? 1f : 0f</w:t>
      </w:r>
      <w:r w:rsidRPr="00DD17DB">
        <w:t xml:space="preserve">, passando a pontuar positivamente </w:t>
      </w:r>
      <w:r w:rsidR="005F5B82">
        <w:lastRenderedPageBreak/>
        <w:t>sempre</w:t>
      </w:r>
      <w:r w:rsidRPr="00DD17DB">
        <w:t xml:space="preserve"> que para a pergunta em questão a resposta submetida for a resposta positiva e negativamente </w:t>
      </w:r>
      <w:r w:rsidR="005F5B82">
        <w:t>quando</w:t>
      </w:r>
      <w:r w:rsidRPr="00DD17DB">
        <w:t xml:space="preserve"> a resposta submetida não </w:t>
      </w:r>
      <w:r w:rsidR="003C30A9">
        <w:t>for igual ao</w:t>
      </w:r>
      <w:r w:rsidRPr="00DD17DB">
        <w:t xml:space="preserve"> valor configurado como </w:t>
      </w:r>
      <w:r w:rsidR="005F5B82">
        <w:t>aceite</w:t>
      </w:r>
      <w:r w:rsidR="005F5B82" w:rsidRPr="00DD17DB">
        <w:t xml:space="preserve"> </w:t>
      </w:r>
      <w:r w:rsidRPr="00DD17DB">
        <w:t xml:space="preserve">para aquela pergunta específica. </w:t>
      </w:r>
      <w:r w:rsidR="005F5B82">
        <w:t>Assim</w:t>
      </w:r>
      <w:r w:rsidRPr="00DD17DB">
        <w:t xml:space="preserve">, na </w:t>
      </w:r>
      <w:r w:rsidRPr="003B39BF">
        <w:rPr>
          <w:i/>
          <w:iCs/>
        </w:rPr>
        <w:t>interface</w:t>
      </w:r>
      <w:r w:rsidRPr="00DD17DB">
        <w:t xml:space="preserve"> para configuração de </w:t>
      </w:r>
      <w:r w:rsidRPr="003B39BF">
        <w:rPr>
          <w:i/>
          <w:iCs/>
        </w:rPr>
        <w:t>templates</w:t>
      </w:r>
      <w:r w:rsidRPr="00DD17DB">
        <w:t>, o campo AcceptIfTrue foi tornado não editável sempre que a linha em edição for um campo do tipo Booleano</w:t>
      </w:r>
      <w:r w:rsidR="005F5B82">
        <w:t xml:space="preserve"> (cf. </w:t>
      </w:r>
      <w:r w:rsidR="009A4F6F">
        <w:t xml:space="preserve">Figura </w:t>
      </w:r>
      <w:r w:rsidR="005013A4" w:rsidRPr="005013A4">
        <w:t>9</w:t>
      </w:r>
      <w:r w:rsidR="009A4F6F">
        <w:t xml:space="preserve"> e Figura </w:t>
      </w:r>
      <w:r w:rsidR="005013A4" w:rsidRPr="005013A4">
        <w:t>10</w:t>
      </w:r>
      <w:r w:rsidR="005F5B82">
        <w:t>)</w:t>
      </w:r>
      <w:r w:rsidRPr="00DD17DB">
        <w:t>.</w:t>
      </w:r>
    </w:p>
    <w:p w14:paraId="71E1BB1A" w14:textId="77777777" w:rsidR="00262AA2" w:rsidRDefault="00262AA2" w:rsidP="00262AA2">
      <w:pPr>
        <w:keepNext/>
        <w:jc w:val="center"/>
      </w:pPr>
      <w:r>
        <w:rPr>
          <w:rFonts w:cs="Arial"/>
          <w:noProof/>
        </w:rPr>
        <w:drawing>
          <wp:inline distT="0" distB="0" distL="0" distR="0" wp14:anchorId="07D81634" wp14:editId="4C37CB30">
            <wp:extent cx="5400040" cy="2658110"/>
            <wp:effectExtent l="0" t="0" r="0" b="0"/>
            <wp:docPr id="1402922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2575"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7BD3BDB7" w14:textId="566460E9" w:rsidR="00262AA2" w:rsidRDefault="00262AA2" w:rsidP="00262AA2">
      <w:pPr>
        <w:pStyle w:val="Caption"/>
      </w:pPr>
      <w:r>
        <w:t xml:space="preserve">Figura </w:t>
      </w:r>
      <w:fldSimple w:instr=" SEQ Figura \* ARABIC ">
        <w:r>
          <w:rPr>
            <w:noProof/>
          </w:rPr>
          <w:t>9</w:t>
        </w:r>
      </w:fldSimple>
      <w:r>
        <w:t xml:space="preserve"> - </w:t>
      </w:r>
      <w:r w:rsidRPr="007D58C2">
        <w:t xml:space="preserve">Lista de </w:t>
      </w:r>
      <w:r w:rsidRPr="00262AA2">
        <w:rPr>
          <w:i/>
          <w:iCs/>
        </w:rPr>
        <w:t>templates</w:t>
      </w:r>
      <w:r w:rsidRPr="007D58C2">
        <w:t xml:space="preserve"> de avaliação de classificação de tarefa</w:t>
      </w:r>
    </w:p>
    <w:p w14:paraId="58EC1581" w14:textId="77777777" w:rsidR="00262AA2" w:rsidRDefault="00262AA2" w:rsidP="00262AA2">
      <w:pPr>
        <w:keepNext/>
      </w:pPr>
      <w:r>
        <w:rPr>
          <w:noProof/>
        </w:rPr>
        <w:drawing>
          <wp:inline distT="0" distB="0" distL="0" distR="0" wp14:anchorId="76FA1C3A" wp14:editId="7D4B48E1">
            <wp:extent cx="5400040" cy="2658110"/>
            <wp:effectExtent l="0" t="0" r="0" b="0"/>
            <wp:docPr id="2048068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68333" name="Picture 20480683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6F1CCBE6" w14:textId="203A3DCE" w:rsidR="005F5B82" w:rsidRDefault="00262AA2" w:rsidP="00262AA2">
      <w:pPr>
        <w:pStyle w:val="Caption"/>
      </w:pPr>
      <w:r>
        <w:t xml:space="preserve">Figura </w:t>
      </w:r>
      <w:fldSimple w:instr=" SEQ Figura \* ARABIC ">
        <w:r>
          <w:rPr>
            <w:noProof/>
          </w:rPr>
          <w:t>10</w:t>
        </w:r>
      </w:fldSimple>
      <w:r>
        <w:t xml:space="preserve"> - </w:t>
      </w:r>
      <w:r w:rsidRPr="00C903F3">
        <w:t xml:space="preserve">Configuração dos campos de um </w:t>
      </w:r>
      <w:r w:rsidRPr="00262AA2">
        <w:rPr>
          <w:i/>
          <w:iCs/>
        </w:rPr>
        <w:t>template</w:t>
      </w:r>
      <w:r w:rsidRPr="00C903F3">
        <w:t xml:space="preserve"> de avaliação</w:t>
      </w:r>
    </w:p>
    <w:p w14:paraId="7CC6233F" w14:textId="77777777" w:rsidR="00262AA2" w:rsidRPr="00262AA2" w:rsidRDefault="00262AA2" w:rsidP="00262AA2">
      <w:pPr>
        <w:rPr>
          <w:lang w:eastAsia="pt-PT"/>
        </w:rPr>
      </w:pPr>
    </w:p>
    <w:p w14:paraId="24F08BB6" w14:textId="77777777" w:rsidR="00A652D3" w:rsidRPr="00A652D3" w:rsidRDefault="00A652D3" w:rsidP="003B39BF">
      <w:pPr>
        <w:pStyle w:val="TituloSecundario"/>
        <w:numPr>
          <w:ilvl w:val="1"/>
          <w:numId w:val="35"/>
        </w:numPr>
        <w:ind w:left="567" w:hanging="567"/>
      </w:pPr>
      <w:bookmarkStart w:id="496" w:name="_Toc234543864"/>
      <w:r w:rsidRPr="00A652D3">
        <w:t>Funcionalidade de pré-visualização em duas fases</w:t>
      </w:r>
      <w:bookmarkEnd w:id="496"/>
    </w:p>
    <w:p w14:paraId="1992B984" w14:textId="630432A5" w:rsidR="003C30A9" w:rsidRPr="003C30A9" w:rsidRDefault="003C30A9" w:rsidP="003C30A9">
      <w:pPr>
        <w:pStyle w:val="Texto"/>
      </w:pPr>
      <w:r w:rsidRPr="003C30A9">
        <w:t xml:space="preserve">Foi acrescentada ao ecrã de detalhe da tarefa uma </w:t>
      </w:r>
      <w:r w:rsidR="005F5B82" w:rsidRPr="003C30A9">
        <w:t>ação</w:t>
      </w:r>
      <w:r w:rsidRPr="003C30A9">
        <w:t xml:space="preserve"> "Pré-Vis. Acesso Ext." que possibilita ao utilizador interno a visualização antecipada </w:t>
      </w:r>
      <w:r>
        <w:t xml:space="preserve">do aspeto </w:t>
      </w:r>
      <w:r w:rsidRPr="003C30A9">
        <w:t xml:space="preserve">da página pública sem que tenha de enviar o </w:t>
      </w:r>
      <w:r w:rsidRPr="003B39BF">
        <w:rPr>
          <w:i/>
          <w:iCs/>
        </w:rPr>
        <w:t>e-mail</w:t>
      </w:r>
      <w:r w:rsidRPr="003C30A9">
        <w:t xml:space="preserve"> ou criar um </w:t>
      </w:r>
      <w:r w:rsidRPr="003B39BF">
        <w:rPr>
          <w:i/>
          <w:iCs/>
        </w:rPr>
        <w:t>token</w:t>
      </w:r>
      <w:r w:rsidRPr="003C30A9">
        <w:t xml:space="preserve"> real. Na primeira fase a </w:t>
      </w:r>
      <w:r w:rsidRPr="003C30A9">
        <w:lastRenderedPageBreak/>
        <w:t>implementação limitou</w:t>
      </w:r>
      <w:r>
        <w:t xml:space="preserve">-se apenas </w:t>
      </w:r>
      <w:r w:rsidRPr="003C30A9">
        <w:t xml:space="preserve">a abrir numa nova janela o blob HTML do </w:t>
      </w:r>
      <w:r w:rsidRPr="003B39BF">
        <w:rPr>
          <w:i/>
          <w:iCs/>
        </w:rPr>
        <w:t>template</w:t>
      </w:r>
      <w:r w:rsidRPr="003C30A9">
        <w:t xml:space="preserve"> do </w:t>
      </w:r>
      <w:r w:rsidRPr="003B39BF">
        <w:rPr>
          <w:i/>
          <w:iCs/>
        </w:rPr>
        <w:t>e-mail</w:t>
      </w:r>
      <w:r w:rsidRPr="003C30A9">
        <w:t xml:space="preserve"> processado pelo motor de </w:t>
      </w:r>
      <w:r w:rsidRPr="003B39BF">
        <w:rPr>
          <w:i/>
          <w:iCs/>
        </w:rPr>
        <w:t>templates</w:t>
      </w:r>
      <w:r w:rsidRPr="003C30A9">
        <w:t xml:space="preserve"> do Sweb. Tal como já existia para </w:t>
      </w:r>
      <w:r w:rsidR="0058545B">
        <w:t>“</w:t>
      </w:r>
      <w:r>
        <w:t>Documentos de Orçamento</w:t>
      </w:r>
      <w:r w:rsidR="0058545B">
        <w:t>”</w:t>
      </w:r>
      <w:r w:rsidRPr="003C30A9">
        <w:t xml:space="preserve">, no entanto, esta primeira versão tinha uma limitação: não tinha o formulário de avaliação na pré-visualização. O problema prendia-se com a distinção </w:t>
      </w:r>
      <w:r w:rsidR="005F5B82" w:rsidRPr="003C30A9">
        <w:t>arquitetural</w:t>
      </w:r>
      <w:r w:rsidRPr="003C30A9">
        <w:t xml:space="preserve"> das páginas: a página de </w:t>
      </w:r>
      <w:r w:rsidR="0058545B">
        <w:t>“</w:t>
      </w:r>
      <w:r>
        <w:t>Documentos de Orçamento</w:t>
      </w:r>
      <w:r w:rsidR="0058545B">
        <w:t>”</w:t>
      </w:r>
      <w:r w:rsidRPr="003C30A9">
        <w:t xml:space="preserve"> é um artefacto server-side (HTML gerado por Razor), enquanto a página d</w:t>
      </w:r>
      <w:r>
        <w:t>a</w:t>
      </w:r>
      <w:r w:rsidRPr="003C30A9">
        <w:t xml:space="preserve"> </w:t>
      </w:r>
      <w:r w:rsidR="005F5B82">
        <w:t>“</w:t>
      </w:r>
      <w:r>
        <w:t>Tarefa Externa</w:t>
      </w:r>
      <w:r w:rsidR="005F5B82">
        <w:t>”</w:t>
      </w:r>
      <w:r w:rsidRPr="003C30A9">
        <w:t xml:space="preserve"> é uma aplicação Angular executada no cliente</w:t>
      </w:r>
      <w:r>
        <w:t>.</w:t>
      </w:r>
      <w:r w:rsidRPr="003C30A9">
        <w:t xml:space="preserve"> </w:t>
      </w:r>
      <w:r>
        <w:t>A</w:t>
      </w:r>
      <w:r w:rsidRPr="003C30A9">
        <w:t xml:space="preserve"> pré-visualização da primeira fase , ao abrir apenas o blob HTML do </w:t>
      </w:r>
      <w:r w:rsidRPr="003B39BF">
        <w:rPr>
          <w:i/>
          <w:iCs/>
        </w:rPr>
        <w:t>template</w:t>
      </w:r>
      <w:r w:rsidRPr="003C30A9">
        <w:t>, não tinha qualquer página Angular envolvente onde o formulário pudesse ser gerado.</w:t>
      </w:r>
    </w:p>
    <w:p w14:paraId="2B6E5CF8" w14:textId="25D4DA38" w:rsidR="003C30A9" w:rsidRDefault="00B57711" w:rsidP="003C30A9">
      <w:pPr>
        <w:pStyle w:val="Texto"/>
      </w:pPr>
      <w:r>
        <w:t>Perante a</w:t>
      </w:r>
      <w:r w:rsidR="003C30A9" w:rsidRPr="003C30A9">
        <w:t xml:space="preserve"> dúvida sobre </w:t>
      </w:r>
      <w:r w:rsidR="003C30A9">
        <w:t>o que seria</w:t>
      </w:r>
      <w:r w:rsidR="00F32157">
        <w:t xml:space="preserve"> expectável</w:t>
      </w:r>
      <w:r w:rsidR="003C30A9">
        <w:t>, em termos comportamentais</w:t>
      </w:r>
      <w:r w:rsidR="003C30A9" w:rsidRPr="003C30A9">
        <w:t xml:space="preserve">, tendo em conta as alternativas possíveis (não apresentar o formulário, simular uma submissão fictícia </w:t>
      </w:r>
      <w:r w:rsidR="001D13F1">
        <w:t>e</w:t>
      </w:r>
      <w:r w:rsidR="003C30A9" w:rsidRPr="003C30A9">
        <w:t xml:space="preserve"> </w:t>
      </w:r>
      <w:r w:rsidR="001D13F1">
        <w:t>criar</w:t>
      </w:r>
      <w:r w:rsidR="001D13F1" w:rsidRPr="003C30A9">
        <w:t xml:space="preserve"> </w:t>
      </w:r>
      <w:r w:rsidR="003C30A9" w:rsidRPr="003C30A9">
        <w:t xml:space="preserve">um </w:t>
      </w:r>
      <w:r w:rsidR="003C30A9" w:rsidRPr="003B39BF">
        <w:rPr>
          <w:i/>
          <w:iCs/>
        </w:rPr>
        <w:t>token</w:t>
      </w:r>
      <w:r w:rsidR="003C30A9" w:rsidRPr="003C30A9">
        <w:t xml:space="preserve"> </w:t>
      </w:r>
      <w:r>
        <w:t>artificial</w:t>
      </w:r>
      <w:r w:rsidR="001D13F1" w:rsidRPr="003C30A9">
        <w:t xml:space="preserve"> </w:t>
      </w:r>
      <w:r w:rsidR="003C30A9" w:rsidRPr="003C30A9">
        <w:t xml:space="preserve">ou apresentar uma pré-visualização fiel sem </w:t>
      </w:r>
      <w:r w:rsidR="001D13F1">
        <w:t xml:space="preserve">a </w:t>
      </w:r>
      <w:r w:rsidR="003C30A9" w:rsidRPr="003C30A9">
        <w:t xml:space="preserve">possibilidade de submissão), foi escolhida </w:t>
      </w:r>
      <w:r w:rsidR="003C30A9">
        <w:t>um</w:t>
      </w:r>
      <w:r w:rsidR="003C30A9" w:rsidRPr="003C30A9">
        <w:t xml:space="preserve">a terceira alternativa: numa segunda fase de implementação, </w:t>
      </w:r>
      <w:r w:rsidR="001D13F1">
        <w:t>será reutilizada</w:t>
      </w:r>
      <w:r w:rsidR="003C30A9" w:rsidRPr="003C30A9">
        <w:t xml:space="preserve"> a própria página Angular</w:t>
      </w:r>
      <w:r w:rsidR="001D13F1">
        <w:t>JS</w:t>
      </w:r>
      <w:r w:rsidR="003C30A9" w:rsidRPr="003C30A9">
        <w:t xml:space="preserve"> de acesso externo, num "modo de pré-visualização" identificado por um id d</w:t>
      </w:r>
      <w:r w:rsidR="001D13F1">
        <w:t>a</w:t>
      </w:r>
      <w:r w:rsidR="003C30A9" w:rsidRPr="003C30A9">
        <w:t xml:space="preserve"> tarefa </w:t>
      </w:r>
      <w:r w:rsidR="001D13F1">
        <w:t>ao invés de</w:t>
      </w:r>
      <w:r w:rsidR="003C30A9" w:rsidRPr="003C30A9">
        <w:t xml:space="preserve"> um </w:t>
      </w:r>
      <w:r w:rsidR="003C30A9" w:rsidRPr="003B39BF">
        <w:rPr>
          <w:i/>
          <w:iCs/>
        </w:rPr>
        <w:t>token</w:t>
      </w:r>
      <w:r w:rsidR="003C30A9" w:rsidRPr="003C30A9">
        <w:t xml:space="preserve">, com o botão de submissão ("Guardar") ocultado. Deste modo, </w:t>
      </w:r>
      <w:r w:rsidR="001D13F1">
        <w:t>é garantido</w:t>
      </w:r>
      <w:r w:rsidR="003C30A9" w:rsidRPr="003C30A9">
        <w:t xml:space="preserve"> que a pré-visualização é </w:t>
      </w:r>
      <w:r w:rsidR="0078114D">
        <w:t>igual</w:t>
      </w:r>
      <w:r w:rsidR="003C30A9" w:rsidRPr="003C30A9">
        <w:t xml:space="preserve"> </w:t>
      </w:r>
      <w:r>
        <w:t xml:space="preserve">àquilo com </w:t>
      </w:r>
      <w:r w:rsidR="003C30A9" w:rsidRPr="003C30A9">
        <w:t xml:space="preserve">que o visitante externo </w:t>
      </w:r>
      <w:r w:rsidR="001D13F1">
        <w:t>se deparará</w:t>
      </w:r>
      <w:r w:rsidR="003C30A9" w:rsidRPr="003C30A9">
        <w:t>,</w:t>
      </w:r>
      <w:r w:rsidR="0078114D">
        <w:t xml:space="preserve"> removendo, por completo,</w:t>
      </w:r>
      <w:r w:rsidR="003C30A9" w:rsidRPr="003C30A9">
        <w:t xml:space="preserve"> o risco de se regist</w:t>
      </w:r>
      <w:r w:rsidR="0078114D">
        <w:t>arem</w:t>
      </w:r>
      <w:r w:rsidR="003C30A9" w:rsidRPr="003C30A9">
        <w:t xml:space="preserve"> avaliaç</w:t>
      </w:r>
      <w:r w:rsidR="0078114D">
        <w:t>ões</w:t>
      </w:r>
      <w:r w:rsidR="003C30A9" w:rsidRPr="003C30A9">
        <w:t xml:space="preserve"> na base de dados</w:t>
      </w:r>
      <w:r w:rsidR="001D13F1">
        <w:t xml:space="preserve"> durante testes</w:t>
      </w:r>
      <w:r w:rsidR="003C30A9" w:rsidRPr="003C30A9">
        <w:t>.</w:t>
      </w:r>
    </w:p>
    <w:p w14:paraId="716D7CBA" w14:textId="77777777" w:rsidR="005F5B82" w:rsidRDefault="005F5B82" w:rsidP="003C30A9">
      <w:pPr>
        <w:pStyle w:val="Texto"/>
        <w:rPr>
          <w:b/>
          <w:bCs/>
        </w:rPr>
      </w:pPr>
    </w:p>
    <w:p w14:paraId="26C97677" w14:textId="49CFEC06" w:rsidR="00A652D3" w:rsidRDefault="00A652D3" w:rsidP="003B39BF">
      <w:pPr>
        <w:pStyle w:val="TituloSecundario"/>
        <w:numPr>
          <w:ilvl w:val="1"/>
          <w:numId w:val="35"/>
        </w:numPr>
        <w:ind w:left="567" w:hanging="567"/>
      </w:pPr>
      <w:bookmarkStart w:id="497" w:name="_Toc234543865"/>
      <w:r>
        <w:t>Persistência do resultado da avaliação</w:t>
      </w:r>
      <w:bookmarkEnd w:id="497"/>
    </w:p>
    <w:p w14:paraId="21CA9431" w14:textId="0A13CB39" w:rsidR="0071569E" w:rsidRDefault="0078114D" w:rsidP="0078114D">
      <w:pPr>
        <w:pStyle w:val="Texto"/>
      </w:pPr>
      <w:r w:rsidRPr="0078114D">
        <w:t xml:space="preserve">A questão central do </w:t>
      </w:r>
      <w:r w:rsidR="00B57711">
        <w:t>sistema de avaliações</w:t>
      </w:r>
      <w:r w:rsidR="00B57711" w:rsidRPr="0078114D">
        <w:t xml:space="preserve"> </w:t>
      </w:r>
      <w:r w:rsidRPr="0078114D">
        <w:t xml:space="preserve">foi: uma vez que o </w:t>
      </w:r>
      <w:r w:rsidRPr="003B39BF">
        <w:rPr>
          <w:i/>
          <w:iCs/>
        </w:rPr>
        <w:t>template</w:t>
      </w:r>
      <w:r w:rsidRPr="0078114D">
        <w:t xml:space="preserve"> da avaliação pode ser editado pelo administrador </w:t>
      </w:r>
      <w:r w:rsidR="00B57711">
        <w:t>após</w:t>
      </w:r>
      <w:r w:rsidR="00B57711" w:rsidRPr="0078114D">
        <w:t xml:space="preserve"> </w:t>
      </w:r>
      <w:r w:rsidRPr="0078114D">
        <w:t xml:space="preserve">uma pessoa </w:t>
      </w:r>
      <w:r w:rsidR="00B57711">
        <w:t>responder</w:t>
      </w:r>
      <w:r w:rsidRPr="0078114D">
        <w:t xml:space="preserve">(perguntas reformuladas, opções alteradas </w:t>
      </w:r>
      <w:r w:rsidR="00B57711">
        <w:t>ou</w:t>
      </w:r>
      <w:r w:rsidRPr="0078114D">
        <w:t xml:space="preserve"> pesos alterados), como garantir que uma avaliação já submetida continue a ser a mesma de acordo com o que o cliente efetivamente submeteu, mesmo que o próprio </w:t>
      </w:r>
      <w:r w:rsidRPr="003B39BF">
        <w:rPr>
          <w:i/>
          <w:iCs/>
        </w:rPr>
        <w:t>template</w:t>
      </w:r>
      <w:r w:rsidRPr="0078114D">
        <w:t xml:space="preserve"> tenha mudado? A resposta foi armazenar, em Fields (nvarchar(max), sem limite de comprimento por ser um conteúdo serializado de comprimento variável), um </w:t>
      </w:r>
      <w:r w:rsidRPr="003B39BF">
        <w:rPr>
          <w:i/>
          <w:iCs/>
        </w:rPr>
        <w:t>snapshot</w:t>
      </w:r>
      <w:r w:rsidRPr="0078114D">
        <w:t xml:space="preserve"> completo em JSON da avaliação no momento da submissão, uma lista d</w:t>
      </w:r>
      <w:r w:rsidR="009910C9">
        <w:t>as</w:t>
      </w:r>
      <w:r w:rsidRPr="0078114D">
        <w:t xml:space="preserve"> perguntas respondidas, identificadas </w:t>
      </w:r>
      <w:r w:rsidR="009910C9">
        <w:t xml:space="preserve">pela </w:t>
      </w:r>
      <w:r w:rsidRPr="0078114D">
        <w:t>sua descrição, código do tipo de campo</w:t>
      </w:r>
      <w:r w:rsidR="009910C9">
        <w:t>,</w:t>
      </w:r>
      <w:r w:rsidRPr="0078114D">
        <w:t xml:space="preserve"> resposta dada</w:t>
      </w:r>
      <w:r w:rsidR="009910C9">
        <w:t xml:space="preserve">, avaliação </w:t>
      </w:r>
      <w:r w:rsidR="005F5B82">
        <w:t>recebida</w:t>
      </w:r>
      <w:r w:rsidR="009910C9">
        <w:t xml:space="preserve"> (percentagem da nota do campo) e o peso no cálculo da nota final</w:t>
      </w:r>
      <w:r w:rsidRPr="0078114D">
        <w:t>. O campo FinalScore, float e restrito ao intervalo fechado [0,1] por um atributo de validação (GeneralRange(0,1)), guarda a pontuação total da avaliação, calculada no servidor, com base nas respostas enviadas. Apenas 3 tipos de campo são efetivamente renderizados no formulário</w:t>
      </w:r>
      <w:r w:rsidR="00AB1172">
        <w:t>:</w:t>
      </w:r>
      <w:r w:rsidRPr="0078114D">
        <w:t xml:space="preserve"> Texto (campo de texto livre), Booleano (interruptor) e Lista (grupo de opções)</w:t>
      </w:r>
      <w:r w:rsidR="0071569E">
        <w:t>.</w:t>
      </w:r>
    </w:p>
    <w:p w14:paraId="44B76949" w14:textId="3E681DBD" w:rsidR="00040845" w:rsidRPr="0071569E" w:rsidRDefault="0071569E" w:rsidP="0071569E">
      <w:pPr>
        <w:pStyle w:val="Texto"/>
      </w:pPr>
      <w:r w:rsidRPr="0071569E">
        <w:lastRenderedPageBreak/>
        <w:t xml:space="preserve">Para os campos do tipo Lista, as opções de resposta são configuradas através de um componente </w:t>
      </w:r>
      <w:r>
        <w:t xml:space="preserve">próprio </w:t>
      </w:r>
      <w:r w:rsidRPr="0071569E">
        <w:t xml:space="preserve">(cf. </w:t>
      </w:r>
      <w:r w:rsidR="009A4F6F">
        <w:t xml:space="preserve">Figura </w:t>
      </w:r>
      <w:r w:rsidR="005013A4" w:rsidRPr="005013A4">
        <w:t>11</w:t>
      </w:r>
      <w:r w:rsidRPr="0071569E">
        <w:t xml:space="preserve">), acedido a </w:t>
      </w:r>
      <w:r>
        <w:t>através</w:t>
      </w:r>
      <w:r w:rsidRPr="0071569E">
        <w:t xml:space="preserve"> da grelha de campos do template de avaliação. Este componente apresenta uma grelha com uma linha por opção, contendo os campos Descrição (</w:t>
      </w:r>
      <w:r>
        <w:t>a legenda que é</w:t>
      </w:r>
      <w:r w:rsidRPr="0071569E">
        <w:t xml:space="preserve"> apresentad</w:t>
      </w:r>
      <w:r w:rsidR="00056AD2">
        <w:t>a</w:t>
      </w:r>
      <w:r w:rsidRPr="0071569E">
        <w:t xml:space="preserve"> ao respondente) e Nota (a pontuação, em percentagem, atribuída a es</w:t>
      </w:r>
      <w:r w:rsidR="00056AD2">
        <w:t>t</w:t>
      </w:r>
      <w:r w:rsidRPr="0071569E">
        <w:t>a opção), e permite a criação, edição e eliminação de opções.</w:t>
      </w:r>
    </w:p>
    <w:p w14:paraId="20F853DE" w14:textId="77777777" w:rsidR="00262AA2" w:rsidRDefault="00262AA2" w:rsidP="00262AA2">
      <w:pPr>
        <w:keepNext/>
      </w:pPr>
      <w:r>
        <w:rPr>
          <w:noProof/>
        </w:rPr>
        <w:drawing>
          <wp:inline distT="0" distB="0" distL="0" distR="0" wp14:anchorId="64E63A49" wp14:editId="01C1A7B4">
            <wp:extent cx="5400040" cy="2658110"/>
            <wp:effectExtent l="0" t="0" r="0" b="0"/>
            <wp:docPr id="614241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1160" name="Picture 61424116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13B417D2" w14:textId="7E0459E9" w:rsidR="005F5B82" w:rsidRDefault="00262AA2" w:rsidP="00262AA2">
      <w:pPr>
        <w:pStyle w:val="Caption"/>
      </w:pPr>
      <w:r>
        <w:t xml:space="preserve">Figura </w:t>
      </w:r>
      <w:fldSimple w:instr=" SEQ Figura \* ARABIC ">
        <w:r>
          <w:rPr>
            <w:noProof/>
          </w:rPr>
          <w:t>11</w:t>
        </w:r>
      </w:fldSimple>
      <w:r>
        <w:t xml:space="preserve"> - </w:t>
      </w:r>
      <w:r w:rsidRPr="00F36232">
        <w:t>Configuração das opções e respetivas notas de um campo do tipo Lista</w:t>
      </w:r>
    </w:p>
    <w:p w14:paraId="352D139A" w14:textId="77777777" w:rsidR="00262AA2" w:rsidRPr="00262AA2" w:rsidRDefault="00262AA2" w:rsidP="00262AA2">
      <w:pPr>
        <w:rPr>
          <w:lang w:eastAsia="pt-PT"/>
        </w:rPr>
      </w:pPr>
    </w:p>
    <w:p w14:paraId="012757C6" w14:textId="77777777" w:rsidR="00A652D3" w:rsidRDefault="00A652D3" w:rsidP="003B39BF">
      <w:pPr>
        <w:pStyle w:val="TituloSecundario"/>
        <w:numPr>
          <w:ilvl w:val="1"/>
          <w:numId w:val="35"/>
        </w:numPr>
        <w:ind w:left="567" w:hanging="567"/>
      </w:pPr>
      <w:bookmarkStart w:id="498" w:name="_Toc234543866"/>
      <w:r w:rsidRPr="003B39BF">
        <w:rPr>
          <w:i/>
          <w:iCs/>
        </w:rPr>
        <w:t>Dashboard</w:t>
      </w:r>
      <w:r>
        <w:t xml:space="preserve"> de resultados de avaliações</w:t>
      </w:r>
      <w:bookmarkEnd w:id="498"/>
    </w:p>
    <w:p w14:paraId="2C4915DB" w14:textId="7D8ADC17" w:rsidR="00A662C3" w:rsidRDefault="005F5B82" w:rsidP="00927BA7">
      <w:pPr>
        <w:pStyle w:val="Texto"/>
      </w:pPr>
      <w:r>
        <w:t xml:space="preserve">O </w:t>
      </w:r>
      <w:r w:rsidR="00927BA7" w:rsidRPr="003B39BF">
        <w:rPr>
          <w:i/>
          <w:iCs/>
        </w:rPr>
        <w:t>dashboard</w:t>
      </w:r>
      <w:r w:rsidR="00927BA7">
        <w:t xml:space="preserve"> </w:t>
      </w:r>
      <w:r w:rsidR="00927BA7" w:rsidRPr="00927BA7">
        <w:t xml:space="preserve">do </w:t>
      </w:r>
      <w:r w:rsidR="00927BA7">
        <w:t xml:space="preserve">utilizador </w:t>
      </w:r>
      <w:r w:rsidR="00927BA7" w:rsidRPr="00927BA7">
        <w:t>externo</w:t>
      </w:r>
      <w:r w:rsidR="0077616F">
        <w:t xml:space="preserve"> (cf. </w:t>
      </w:r>
      <w:r w:rsidR="009A4F6F">
        <w:t xml:space="preserve">Figura </w:t>
      </w:r>
      <w:r w:rsidR="005013A4" w:rsidRPr="005013A4">
        <w:t>12</w:t>
      </w:r>
      <w:r w:rsidR="0077616F">
        <w:t>)</w:t>
      </w:r>
      <w:r w:rsidR="00927BA7" w:rsidRPr="00927BA7">
        <w:t xml:space="preserve"> fornece ao </w:t>
      </w:r>
      <w:r w:rsidR="001071A5">
        <w:t>utilizador</w:t>
      </w:r>
      <w:r w:rsidR="00927BA7" w:rsidRPr="00927BA7">
        <w:t xml:space="preserve"> uma visão do estado dos seus pedidos de serviço, incluindo, além da consulta, a criação de novos pedidos e a adição de simples relatórios informativos para pedidos já existentes, que são funções pré-existentes e independentes do trabalho aqui descrito. O </w:t>
      </w:r>
      <w:r w:rsidR="009B3946">
        <w:t>método</w:t>
      </w:r>
      <w:r w:rsidR="00927BA7" w:rsidRPr="00927BA7">
        <w:t xml:space="preserve"> de dados central de praticamente todos estes elementos é </w:t>
      </w:r>
      <w:r w:rsidR="009B3946">
        <w:t xml:space="preserve">o </w:t>
      </w:r>
      <w:r w:rsidR="00927BA7" w:rsidRPr="00927BA7">
        <w:t xml:space="preserve">ListExternalUserHistory(userId) que devolve a </w:t>
      </w:r>
      <w:r w:rsidR="0077616F">
        <w:t>t</w:t>
      </w:r>
      <w:r w:rsidR="0077616F" w:rsidRPr="00927BA7">
        <w:t xml:space="preserve">abela </w:t>
      </w:r>
      <w:r w:rsidR="00927BA7" w:rsidRPr="00927BA7">
        <w:t xml:space="preserve">genérica de histórico de alterações (History) circunscrita às tarefas do cliente do utilizador, filtrada a um conjunto delimitado de campos relevantes (estado da tarefa, observações, classificação, descrição, estabelecimento). Este </w:t>
      </w:r>
      <w:r w:rsidR="0077616F" w:rsidRPr="00927BA7">
        <w:t xml:space="preserve">conjunto </w:t>
      </w:r>
      <w:r w:rsidR="00927BA7" w:rsidRPr="00927BA7">
        <w:t>único de dados é reaproveitado para alimentar simultaneamente um</w:t>
      </w:r>
      <w:r w:rsidR="009B3946">
        <w:t xml:space="preserve"> gráfico </w:t>
      </w:r>
      <w:r w:rsidR="00927BA7" w:rsidRPr="00927BA7">
        <w:t>temporal de atividade, dois indicadores numéricos e duas contagens de atividades, exigindo apenas consultas adicionais ao servidor para os factos ainda não disponíveis</w:t>
      </w:r>
      <w:r w:rsidR="009B3946">
        <w:t xml:space="preserve"> </w:t>
      </w:r>
      <w:r w:rsidR="00927BA7" w:rsidRPr="00927BA7">
        <w:t>a saber</w:t>
      </w:r>
      <w:r w:rsidR="009B3946">
        <w:t xml:space="preserve"> como</w:t>
      </w:r>
      <w:r w:rsidR="00927BA7" w:rsidRPr="00927BA7">
        <w:t xml:space="preserve"> contagens de comentários e de anexos, e as datas de criação e fecho das tarefas usadas no gráfico de evolução.</w:t>
      </w:r>
    </w:p>
    <w:p w14:paraId="41BE5C0F" w14:textId="77777777" w:rsidR="00262AA2" w:rsidRDefault="00262AA2" w:rsidP="00262AA2">
      <w:pPr>
        <w:keepNext/>
      </w:pPr>
      <w:r>
        <w:rPr>
          <w:noProof/>
        </w:rPr>
        <w:lastRenderedPageBreak/>
        <w:drawing>
          <wp:inline distT="0" distB="0" distL="0" distR="0" wp14:anchorId="719F4482" wp14:editId="23334A99">
            <wp:extent cx="5400040" cy="2658110"/>
            <wp:effectExtent l="0" t="0" r="0" b="0"/>
            <wp:docPr id="1794982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82324" name="Picture 17949823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1E02F978" w14:textId="59CE1EF1" w:rsidR="0077616F" w:rsidRDefault="00262AA2" w:rsidP="00262AA2">
      <w:pPr>
        <w:pStyle w:val="Caption"/>
      </w:pPr>
      <w:r>
        <w:t xml:space="preserve">Figura </w:t>
      </w:r>
      <w:fldSimple w:instr=" SEQ Figura \* ARABIC ">
        <w:r>
          <w:rPr>
            <w:noProof/>
          </w:rPr>
          <w:t>12</w:t>
        </w:r>
      </w:fldSimple>
      <w:r>
        <w:t xml:space="preserve"> - </w:t>
      </w:r>
      <w:r w:rsidRPr="00262AA2">
        <w:rPr>
          <w:i/>
          <w:iCs/>
        </w:rPr>
        <w:t>Dashboard</w:t>
      </w:r>
      <w:r w:rsidRPr="00A81B1E">
        <w:t xml:space="preserve"> do Utilizador Externo</w:t>
      </w:r>
    </w:p>
    <w:p w14:paraId="0EBDEDA1" w14:textId="77777777" w:rsidR="00262AA2" w:rsidRPr="00262AA2" w:rsidRDefault="00262AA2" w:rsidP="00262AA2">
      <w:pPr>
        <w:rPr>
          <w:lang w:eastAsia="pt-PT"/>
        </w:rPr>
      </w:pPr>
    </w:p>
    <w:p w14:paraId="1A27DE28" w14:textId="77777777" w:rsidR="00A652D3" w:rsidRPr="00A652D3" w:rsidRDefault="00A652D3" w:rsidP="003B39BF">
      <w:pPr>
        <w:pStyle w:val="TituloSecundario"/>
        <w:numPr>
          <w:ilvl w:val="1"/>
          <w:numId w:val="35"/>
        </w:numPr>
        <w:ind w:left="567" w:hanging="567"/>
      </w:pPr>
      <w:bookmarkStart w:id="499" w:name="_Toc234543867"/>
      <w:r w:rsidRPr="00A652D3">
        <w:t>KPIs agregados</w:t>
      </w:r>
      <w:bookmarkEnd w:id="499"/>
    </w:p>
    <w:p w14:paraId="2B765E1E" w14:textId="0A2E120F" w:rsidR="00A652D3" w:rsidRDefault="009B3946" w:rsidP="009B3946">
      <w:pPr>
        <w:pStyle w:val="Texto"/>
      </w:pPr>
      <w:r w:rsidRPr="009B3946">
        <w:t xml:space="preserve">Dois cartões </w:t>
      </w:r>
      <w:r w:rsidR="00C9000E">
        <w:t>com</w:t>
      </w:r>
      <w:r w:rsidR="00C9000E" w:rsidRPr="009B3946">
        <w:t xml:space="preserve"> </w:t>
      </w:r>
      <w:r w:rsidRPr="009B3946">
        <w:t>indicador</w:t>
      </w:r>
      <w:r w:rsidR="00C9000E">
        <w:t>es</w:t>
      </w:r>
      <w:r w:rsidRPr="009B3946">
        <w:t xml:space="preserve">, denominados "Atualizados nos últimos 7 dias" e "Concluídos nos últimos 30 dias", são </w:t>
      </w:r>
      <w:r w:rsidR="00C9000E">
        <w:t>concebidos</w:t>
      </w:r>
      <w:r w:rsidR="00C9000E" w:rsidRPr="009B3946">
        <w:t xml:space="preserve"> </w:t>
      </w:r>
      <w:r w:rsidRPr="009B3946">
        <w:t xml:space="preserve">exclusivamente </w:t>
      </w:r>
      <w:r w:rsidR="00C9000E">
        <w:t>d</w:t>
      </w:r>
      <w:r w:rsidRPr="009B3946">
        <w:t xml:space="preserve">o lado do cliente, utilizando a mesma lista de histórico previamente obtida, sem necessidade de chamadas adicionais ao servidor. O primeiro cartão contabiliza as entradas de histórico distintas por tarefa referentes aos últimos sete dias, enquanto o segundo contabiliza as tarefas </w:t>
      </w:r>
      <w:r w:rsidR="00C9000E">
        <w:t>concluídas</w:t>
      </w:r>
      <w:r w:rsidRPr="009B3946">
        <w:t xml:space="preserve"> nos últimos trinta dias.</w:t>
      </w:r>
    </w:p>
    <w:p w14:paraId="23E244CF" w14:textId="77777777" w:rsidR="0077616F" w:rsidRPr="00F43EC0" w:rsidRDefault="0077616F" w:rsidP="009B3946">
      <w:pPr>
        <w:pStyle w:val="Texto"/>
      </w:pPr>
    </w:p>
    <w:p w14:paraId="785D40A4" w14:textId="77777777" w:rsidR="00A652D3" w:rsidRPr="00A652D3" w:rsidRDefault="00A652D3" w:rsidP="003B39BF">
      <w:pPr>
        <w:pStyle w:val="TituloSecundario"/>
        <w:numPr>
          <w:ilvl w:val="1"/>
          <w:numId w:val="35"/>
        </w:numPr>
        <w:ind w:left="567" w:hanging="567"/>
      </w:pPr>
      <w:bookmarkStart w:id="500" w:name="_Toc234543868"/>
      <w:r w:rsidRPr="003B39BF">
        <w:rPr>
          <w:i/>
          <w:iCs/>
        </w:rPr>
        <w:t>Feed</w:t>
      </w:r>
      <w:r w:rsidRPr="00A652D3">
        <w:t xml:space="preserve"> de histórico de atividade</w:t>
      </w:r>
      <w:bookmarkEnd w:id="500"/>
    </w:p>
    <w:p w14:paraId="747271AF" w14:textId="6FDA44BF" w:rsidR="00A652D3" w:rsidRPr="00F43EC0" w:rsidRDefault="001619BA" w:rsidP="001619BA">
      <w:pPr>
        <w:pStyle w:val="Texto"/>
      </w:pPr>
      <w:r w:rsidRPr="001619BA">
        <w:t>A lista “As últimas atualizações” apresenta uma linha do tempo de atividades mais recente, construída a partir do mesmo histórico genérico, tendo sido removidas as traduções literais de demonstração inicialmente codificadas enquanto texto constante e substituídas por chaves de tradução estáticas, reutilizáveis, resolvidas por dicionário.</w:t>
      </w:r>
    </w:p>
    <w:p w14:paraId="37BB78E4" w14:textId="77777777" w:rsidR="00A652D3" w:rsidRPr="00A652D3" w:rsidRDefault="00A652D3" w:rsidP="003B39BF">
      <w:pPr>
        <w:pStyle w:val="TituloSecundario"/>
        <w:numPr>
          <w:ilvl w:val="1"/>
          <w:numId w:val="35"/>
        </w:numPr>
        <w:ind w:left="567" w:hanging="567"/>
      </w:pPr>
      <w:bookmarkStart w:id="501" w:name="_Toc234543869"/>
      <w:r w:rsidRPr="00A652D3">
        <w:t>Métricas de atividade (activity bar metrics)</w:t>
      </w:r>
      <w:bookmarkEnd w:id="501"/>
    </w:p>
    <w:p w14:paraId="0E0CDFA5" w14:textId="6A87FD9E" w:rsidR="00A652D3" w:rsidRDefault="001619BA" w:rsidP="001619BA">
      <w:pPr>
        <w:pStyle w:val="Texto"/>
      </w:pPr>
      <w:r w:rsidRPr="001619BA">
        <w:t xml:space="preserve">As contagens de atividades sugeridas em barras, o número de comentários e o número de anexos por pedido, exigiram consultas adicionais ao servidor por não estarem na tabela genérica de histórico que os restantes elementos utilizam, </w:t>
      </w:r>
      <w:r>
        <w:t xml:space="preserve">são solicitadas </w:t>
      </w:r>
      <w:r w:rsidRPr="001619BA">
        <w:t>sem impacto nas restantes fontes de dados já reaproveitadas.</w:t>
      </w:r>
    </w:p>
    <w:p w14:paraId="51CC1FA8" w14:textId="77777777" w:rsidR="0077616F" w:rsidRPr="00F43EC0" w:rsidRDefault="0077616F" w:rsidP="001619BA">
      <w:pPr>
        <w:pStyle w:val="Texto"/>
      </w:pPr>
    </w:p>
    <w:p w14:paraId="37BB71EA" w14:textId="04BD89D6" w:rsidR="00A652D3" w:rsidRPr="00A652D3" w:rsidRDefault="00A652D3" w:rsidP="003B39BF">
      <w:pPr>
        <w:pStyle w:val="TituloSecundario"/>
        <w:numPr>
          <w:ilvl w:val="1"/>
          <w:numId w:val="35"/>
        </w:numPr>
        <w:ind w:left="567" w:hanging="567"/>
      </w:pPr>
      <w:bookmarkStart w:id="502" w:name="_Toc234543870"/>
      <w:r w:rsidRPr="00A652D3">
        <w:t>Gráfico de evolução</w:t>
      </w:r>
      <w:bookmarkEnd w:id="502"/>
    </w:p>
    <w:p w14:paraId="0E2955EE" w14:textId="039E987D" w:rsidR="00F43EC0" w:rsidRPr="00F43EC0" w:rsidRDefault="001619BA" w:rsidP="001619BA">
      <w:pPr>
        <w:pStyle w:val="Texto"/>
      </w:pPr>
      <w:r w:rsidRPr="001619BA">
        <w:t xml:space="preserve">No </w:t>
      </w:r>
      <w:r w:rsidRPr="003B39BF">
        <w:rPr>
          <w:i/>
          <w:iCs/>
        </w:rPr>
        <w:t>dashboard</w:t>
      </w:r>
      <w:r w:rsidRPr="001619BA">
        <w:t xml:space="preserve">, apenas o gráfico de linhas "Evolução de pedidos", elaborado com um componente dx-chart do DevExtreme, constitui um gráfico em sentido estrito, não sendo um indicador numérico, uma lista temporal ou uma tabela. Neste gráfico, estão representadas em três séries ao longo de uma janela temporal aproximada de 30 dias: "Criados" e "Concluídos", computadas enquanto totais acumulativos (isto é: quantos pedidos, no total, já tinham sido criados, </w:t>
      </w:r>
      <w:r w:rsidR="0077616F" w:rsidRPr="001619BA">
        <w:t>respetivamente</w:t>
      </w:r>
      <w:r w:rsidRPr="001619BA">
        <w:t xml:space="preserve"> concluídos, até cada ponto no tempo), e a "Em curso", obtida como a diferença entre cada uma das anteriores em cada ponto, que permite visualizar </w:t>
      </w:r>
      <w:r w:rsidR="00E279D8">
        <w:t>n</w:t>
      </w:r>
      <w:r w:rsidRPr="001619BA">
        <w:t>um único gráfico, tanto o volume acumulado de atividade, quanto o número de pedidos efetivamente em aberto em cada momento.</w:t>
      </w:r>
    </w:p>
    <w:tbl>
      <w:tblPr>
        <w:tblStyle w:val="TableGrid"/>
        <w:tblW w:w="0" w:type="auto"/>
        <w:tblLook w:val="04A0" w:firstRow="1" w:lastRow="0" w:firstColumn="1" w:lastColumn="0" w:noHBand="0" w:noVBand="1"/>
      </w:tblPr>
      <w:tblGrid>
        <w:gridCol w:w="2906"/>
        <w:gridCol w:w="2907"/>
        <w:gridCol w:w="2907"/>
      </w:tblGrid>
      <w:tr w:rsidR="00F43EC0" w14:paraId="21E9295D" w14:textId="77777777" w:rsidTr="003B39BF">
        <w:trPr>
          <w:tblHeader/>
        </w:trPr>
        <w:tc>
          <w:tcPr>
            <w:tcW w:w="2906" w:type="dxa"/>
          </w:tcPr>
          <w:p w14:paraId="48EB309C" w14:textId="2FE83638" w:rsidR="00F43EC0" w:rsidRPr="00F43EC0" w:rsidRDefault="00F43EC0" w:rsidP="00F43EC0">
            <w:pPr>
              <w:rPr>
                <w:rFonts w:cs="Arial"/>
                <w:b/>
              </w:rPr>
            </w:pPr>
            <w:r w:rsidRPr="00F43EC0">
              <w:rPr>
                <w:rFonts w:cs="Arial"/>
                <w:b/>
              </w:rPr>
              <w:t>Elemento</w:t>
            </w:r>
          </w:p>
        </w:tc>
        <w:tc>
          <w:tcPr>
            <w:tcW w:w="2907" w:type="dxa"/>
          </w:tcPr>
          <w:p w14:paraId="01B4B24F" w14:textId="7A74CD45" w:rsidR="00F43EC0" w:rsidRPr="00F43EC0" w:rsidRDefault="00F43EC0" w:rsidP="00F43EC0">
            <w:pPr>
              <w:rPr>
                <w:rFonts w:cs="Arial"/>
                <w:b/>
              </w:rPr>
            </w:pPr>
            <w:r w:rsidRPr="00F43EC0">
              <w:rPr>
                <w:rFonts w:cs="Arial"/>
                <w:b/>
              </w:rPr>
              <w:t>Tipo</w:t>
            </w:r>
          </w:p>
        </w:tc>
        <w:tc>
          <w:tcPr>
            <w:tcW w:w="2907" w:type="dxa"/>
          </w:tcPr>
          <w:p w14:paraId="0C2927D1" w14:textId="6DF3C27B" w:rsidR="00F43EC0" w:rsidRPr="00F43EC0" w:rsidRDefault="00F43EC0" w:rsidP="00F43EC0">
            <w:pPr>
              <w:rPr>
                <w:rFonts w:cs="Arial"/>
                <w:b/>
              </w:rPr>
            </w:pPr>
            <w:r w:rsidRPr="00F43EC0">
              <w:rPr>
                <w:rFonts w:cs="Arial"/>
                <w:b/>
              </w:rPr>
              <w:t>Propósito</w:t>
            </w:r>
          </w:p>
        </w:tc>
      </w:tr>
      <w:tr w:rsidR="00F43EC0" w14:paraId="4D62A086" w14:textId="77777777" w:rsidTr="00F43EC0">
        <w:tc>
          <w:tcPr>
            <w:tcW w:w="2906" w:type="dxa"/>
          </w:tcPr>
          <w:p w14:paraId="08E4943E" w14:textId="3B78D09C" w:rsidR="00F43EC0" w:rsidRPr="00F43EC0" w:rsidRDefault="00F43EC0" w:rsidP="00F43EC0">
            <w:pPr>
              <w:rPr>
                <w:rFonts w:cs="Arial"/>
              </w:rPr>
            </w:pPr>
            <w:r w:rsidRPr="00F43EC0">
              <w:rPr>
                <w:rFonts w:cs="Arial"/>
              </w:rPr>
              <w:t>Evolução de pedidos</w:t>
            </w:r>
          </w:p>
        </w:tc>
        <w:tc>
          <w:tcPr>
            <w:tcW w:w="2907" w:type="dxa"/>
          </w:tcPr>
          <w:p w14:paraId="4417D358" w14:textId="24E7C81D" w:rsidR="00F43EC0" w:rsidRPr="00F43EC0" w:rsidRDefault="00F43EC0" w:rsidP="00F43EC0">
            <w:pPr>
              <w:rPr>
                <w:rFonts w:cs="Arial"/>
              </w:rPr>
            </w:pPr>
            <w:r w:rsidRPr="00F43EC0">
              <w:rPr>
                <w:rFonts w:cs="Arial"/>
              </w:rPr>
              <w:t>Gráfico de linhas</w:t>
            </w:r>
          </w:p>
        </w:tc>
        <w:tc>
          <w:tcPr>
            <w:tcW w:w="2907" w:type="dxa"/>
          </w:tcPr>
          <w:p w14:paraId="6113BDBB" w14:textId="6AF4D966" w:rsidR="00F43EC0" w:rsidRPr="00F43EC0" w:rsidRDefault="00F43EC0" w:rsidP="00F43EC0">
            <w:pPr>
              <w:rPr>
                <w:rFonts w:cs="Arial"/>
              </w:rPr>
            </w:pPr>
            <w:r w:rsidRPr="00F43EC0">
              <w:rPr>
                <w:rFonts w:cs="Arial"/>
              </w:rPr>
              <w:t>Tendência de criados vs. concluídos vs. em curso</w:t>
            </w:r>
          </w:p>
        </w:tc>
      </w:tr>
      <w:tr w:rsidR="00F43EC0" w14:paraId="33B85252" w14:textId="77777777" w:rsidTr="00F43EC0">
        <w:tc>
          <w:tcPr>
            <w:tcW w:w="2906" w:type="dxa"/>
          </w:tcPr>
          <w:p w14:paraId="5BB51C9B" w14:textId="4E45083A" w:rsidR="00F43EC0" w:rsidRPr="00F43EC0" w:rsidRDefault="00F43EC0" w:rsidP="00F43EC0">
            <w:pPr>
              <w:rPr>
                <w:rFonts w:cs="Arial"/>
              </w:rPr>
            </w:pPr>
            <w:r w:rsidRPr="00F43EC0">
              <w:rPr>
                <w:rFonts w:cs="Arial"/>
              </w:rPr>
              <w:t>Pedidos em curso</w:t>
            </w:r>
          </w:p>
        </w:tc>
        <w:tc>
          <w:tcPr>
            <w:tcW w:w="2907" w:type="dxa"/>
          </w:tcPr>
          <w:p w14:paraId="4E173DAD" w14:textId="495981BF" w:rsidR="00F43EC0" w:rsidRPr="00F43EC0" w:rsidRDefault="00F43EC0" w:rsidP="00F43EC0">
            <w:pPr>
              <w:rPr>
                <w:rFonts w:cs="Arial"/>
              </w:rPr>
            </w:pPr>
            <w:r w:rsidRPr="00F43EC0">
              <w:rPr>
                <w:rFonts w:cs="Arial"/>
              </w:rPr>
              <w:t>Indicador numérico</w:t>
            </w:r>
          </w:p>
        </w:tc>
        <w:tc>
          <w:tcPr>
            <w:tcW w:w="2907" w:type="dxa"/>
          </w:tcPr>
          <w:p w14:paraId="6CA5E7BE" w14:textId="09D34CB7" w:rsidR="00F43EC0" w:rsidRPr="00F43EC0" w:rsidRDefault="00F43EC0" w:rsidP="00F43EC0">
            <w:pPr>
              <w:rPr>
                <w:rFonts w:cs="Arial"/>
              </w:rPr>
            </w:pPr>
            <w:r w:rsidRPr="00F43EC0">
              <w:rPr>
                <w:rFonts w:cs="Arial"/>
              </w:rPr>
              <w:t>Pedidos abertos neste momento</w:t>
            </w:r>
          </w:p>
        </w:tc>
      </w:tr>
      <w:tr w:rsidR="00F43EC0" w14:paraId="6E4866DB" w14:textId="77777777" w:rsidTr="00F43EC0">
        <w:tc>
          <w:tcPr>
            <w:tcW w:w="2906" w:type="dxa"/>
          </w:tcPr>
          <w:p w14:paraId="413AD5A7" w14:textId="0A32B12C" w:rsidR="00F43EC0" w:rsidRPr="00F43EC0" w:rsidRDefault="00F43EC0" w:rsidP="00F43EC0">
            <w:pPr>
              <w:rPr>
                <w:rFonts w:cs="Arial"/>
              </w:rPr>
            </w:pPr>
            <w:r w:rsidRPr="00F43EC0">
              <w:rPr>
                <w:rFonts w:cs="Arial"/>
              </w:rPr>
              <w:t>Aguardam minha ação</w:t>
            </w:r>
          </w:p>
        </w:tc>
        <w:tc>
          <w:tcPr>
            <w:tcW w:w="2907" w:type="dxa"/>
          </w:tcPr>
          <w:p w14:paraId="0923348C" w14:textId="55C38A4C" w:rsidR="00F43EC0" w:rsidRPr="00F43EC0" w:rsidRDefault="00F43EC0" w:rsidP="00F43EC0">
            <w:pPr>
              <w:rPr>
                <w:rFonts w:cs="Arial"/>
              </w:rPr>
            </w:pPr>
            <w:r w:rsidRPr="00F43EC0">
              <w:rPr>
                <w:rFonts w:cs="Arial"/>
              </w:rPr>
              <w:t>Indicador numérico</w:t>
            </w:r>
          </w:p>
        </w:tc>
        <w:tc>
          <w:tcPr>
            <w:tcW w:w="2907" w:type="dxa"/>
          </w:tcPr>
          <w:p w14:paraId="26A3A046" w14:textId="499D70FB" w:rsidR="00F43EC0" w:rsidRPr="00F43EC0" w:rsidRDefault="00F43EC0" w:rsidP="00F43EC0">
            <w:pPr>
              <w:rPr>
                <w:rFonts w:cs="Arial"/>
              </w:rPr>
            </w:pPr>
            <w:r w:rsidRPr="00F43EC0">
              <w:rPr>
                <w:rFonts w:cs="Arial"/>
              </w:rPr>
              <w:t>Pedidos bloqueados a aguardar o cliente</w:t>
            </w:r>
          </w:p>
        </w:tc>
      </w:tr>
      <w:tr w:rsidR="00F43EC0" w14:paraId="17489D43" w14:textId="77777777" w:rsidTr="00F43EC0">
        <w:tc>
          <w:tcPr>
            <w:tcW w:w="2906" w:type="dxa"/>
          </w:tcPr>
          <w:p w14:paraId="6A9EE00F" w14:textId="38043230" w:rsidR="00F43EC0" w:rsidRPr="00F43EC0" w:rsidRDefault="00F43EC0" w:rsidP="00F43EC0">
            <w:pPr>
              <w:rPr>
                <w:rFonts w:cs="Arial"/>
              </w:rPr>
            </w:pPr>
            <w:r w:rsidRPr="00F43EC0">
              <w:rPr>
                <w:rFonts w:cs="Arial"/>
              </w:rPr>
              <w:t>Atualizados últimos 7 dias</w:t>
            </w:r>
          </w:p>
        </w:tc>
        <w:tc>
          <w:tcPr>
            <w:tcW w:w="2907" w:type="dxa"/>
          </w:tcPr>
          <w:p w14:paraId="6C068D11" w14:textId="14062F96" w:rsidR="00F43EC0" w:rsidRPr="00F43EC0" w:rsidRDefault="00F43EC0" w:rsidP="00F43EC0">
            <w:pPr>
              <w:rPr>
                <w:rFonts w:cs="Arial"/>
              </w:rPr>
            </w:pPr>
            <w:r w:rsidRPr="00F43EC0">
              <w:rPr>
                <w:rFonts w:cs="Arial"/>
              </w:rPr>
              <w:t>Indicador numérico</w:t>
            </w:r>
          </w:p>
        </w:tc>
        <w:tc>
          <w:tcPr>
            <w:tcW w:w="2907" w:type="dxa"/>
          </w:tcPr>
          <w:p w14:paraId="525EBB69" w14:textId="4C5C404B" w:rsidR="00F43EC0" w:rsidRPr="00F43EC0" w:rsidRDefault="00F43EC0" w:rsidP="00F43EC0">
            <w:pPr>
              <w:rPr>
                <w:rFonts w:cs="Arial"/>
              </w:rPr>
            </w:pPr>
            <w:r w:rsidRPr="00F43EC0">
              <w:rPr>
                <w:rFonts w:cs="Arial"/>
              </w:rPr>
              <w:t>Pulso de atividade recente</w:t>
            </w:r>
          </w:p>
        </w:tc>
      </w:tr>
      <w:tr w:rsidR="00F43EC0" w14:paraId="711AD7FC" w14:textId="77777777" w:rsidTr="00F43EC0">
        <w:tc>
          <w:tcPr>
            <w:tcW w:w="2906" w:type="dxa"/>
          </w:tcPr>
          <w:p w14:paraId="57C5DF51" w14:textId="0A1B5CEF" w:rsidR="00F43EC0" w:rsidRPr="00F43EC0" w:rsidRDefault="00F43EC0" w:rsidP="00F43EC0">
            <w:pPr>
              <w:rPr>
                <w:rFonts w:cs="Arial"/>
              </w:rPr>
            </w:pPr>
            <w:r w:rsidRPr="00F43EC0">
              <w:rPr>
                <w:rFonts w:cs="Arial"/>
              </w:rPr>
              <w:t>Grelha de pedidos</w:t>
            </w:r>
          </w:p>
        </w:tc>
        <w:tc>
          <w:tcPr>
            <w:tcW w:w="2907" w:type="dxa"/>
          </w:tcPr>
          <w:p w14:paraId="5D15074E" w14:textId="56C8EE93" w:rsidR="00F43EC0" w:rsidRPr="00F43EC0" w:rsidRDefault="00F43EC0" w:rsidP="00F43EC0">
            <w:pPr>
              <w:rPr>
                <w:rFonts w:cs="Arial"/>
              </w:rPr>
            </w:pPr>
            <w:r w:rsidRPr="00F43EC0">
              <w:rPr>
                <w:rFonts w:cs="Arial"/>
              </w:rPr>
              <w:t>Tabela de dados</w:t>
            </w:r>
          </w:p>
        </w:tc>
        <w:tc>
          <w:tcPr>
            <w:tcW w:w="2907" w:type="dxa"/>
          </w:tcPr>
          <w:p w14:paraId="0AC63639" w14:textId="75756E9E" w:rsidR="00F43EC0" w:rsidRPr="00F43EC0" w:rsidRDefault="00F43EC0" w:rsidP="00F43EC0">
            <w:pPr>
              <w:rPr>
                <w:rFonts w:cs="Arial"/>
              </w:rPr>
            </w:pPr>
            <w:r w:rsidRPr="00F43EC0">
              <w:rPr>
                <w:rFonts w:cs="Arial"/>
              </w:rPr>
              <w:t>Detalhe individual dos pedidos</w:t>
            </w:r>
          </w:p>
        </w:tc>
      </w:tr>
      <w:tr w:rsidR="00F43EC0" w14:paraId="3496B130" w14:textId="77777777" w:rsidTr="00F43EC0">
        <w:tc>
          <w:tcPr>
            <w:tcW w:w="2906" w:type="dxa"/>
          </w:tcPr>
          <w:p w14:paraId="2DDCCFFD" w14:textId="35218ED9" w:rsidR="00F43EC0" w:rsidRPr="00F43EC0" w:rsidRDefault="00F43EC0" w:rsidP="00F43EC0">
            <w:pPr>
              <w:rPr>
                <w:rFonts w:cs="Arial"/>
              </w:rPr>
            </w:pPr>
            <w:r w:rsidRPr="00F43EC0">
              <w:rPr>
                <w:rFonts w:cs="Arial"/>
              </w:rPr>
              <w:t>Últimas atualizações</w:t>
            </w:r>
          </w:p>
        </w:tc>
        <w:tc>
          <w:tcPr>
            <w:tcW w:w="2907" w:type="dxa"/>
          </w:tcPr>
          <w:p w14:paraId="0B23F70D" w14:textId="6371E097" w:rsidR="00F43EC0" w:rsidRPr="00F43EC0" w:rsidRDefault="00F43EC0" w:rsidP="00F43EC0">
            <w:pPr>
              <w:rPr>
                <w:rFonts w:cs="Arial"/>
              </w:rPr>
            </w:pPr>
            <w:r w:rsidRPr="00F43EC0">
              <w:rPr>
                <w:rFonts w:cs="Arial"/>
              </w:rPr>
              <w:t>Lista temporal</w:t>
            </w:r>
          </w:p>
        </w:tc>
        <w:tc>
          <w:tcPr>
            <w:tcW w:w="2907" w:type="dxa"/>
          </w:tcPr>
          <w:p w14:paraId="7DC974E7" w14:textId="22C1DED1" w:rsidR="00F43EC0" w:rsidRPr="00F43EC0" w:rsidRDefault="00F43EC0" w:rsidP="00F43EC0">
            <w:pPr>
              <w:rPr>
                <w:rFonts w:cs="Arial"/>
              </w:rPr>
            </w:pPr>
            <w:r w:rsidRPr="00F43EC0">
              <w:rPr>
                <w:rFonts w:cs="Arial"/>
              </w:rPr>
              <w:t>Eventos recentes em linguagem corrente</w:t>
            </w:r>
          </w:p>
        </w:tc>
      </w:tr>
      <w:tr w:rsidR="00F43EC0" w14:paraId="1C3171D2" w14:textId="77777777" w:rsidTr="00F43EC0">
        <w:tc>
          <w:tcPr>
            <w:tcW w:w="2906" w:type="dxa"/>
          </w:tcPr>
          <w:p w14:paraId="14184E3D" w14:textId="028DC93A" w:rsidR="00F43EC0" w:rsidRPr="00F43EC0" w:rsidRDefault="00F43EC0" w:rsidP="00F43EC0">
            <w:pPr>
              <w:rPr>
                <w:rFonts w:cs="Arial"/>
              </w:rPr>
            </w:pPr>
            <w:r w:rsidRPr="00F43EC0">
              <w:rPr>
                <w:rFonts w:cs="Arial"/>
              </w:rPr>
              <w:t>Atividade 30 dias (4 contadores)</w:t>
            </w:r>
          </w:p>
        </w:tc>
        <w:tc>
          <w:tcPr>
            <w:tcW w:w="2907" w:type="dxa"/>
          </w:tcPr>
          <w:p w14:paraId="037E3ECC" w14:textId="146D6C9F" w:rsidR="00F43EC0" w:rsidRPr="00F43EC0" w:rsidRDefault="00F43EC0" w:rsidP="00F43EC0">
            <w:pPr>
              <w:rPr>
                <w:rFonts w:cs="Arial"/>
              </w:rPr>
            </w:pPr>
            <w:r w:rsidRPr="00F43EC0">
              <w:rPr>
                <w:rFonts w:cs="Arial"/>
              </w:rPr>
              <w:t>Indicadores numéricos</w:t>
            </w:r>
          </w:p>
        </w:tc>
        <w:tc>
          <w:tcPr>
            <w:tcW w:w="2907" w:type="dxa"/>
          </w:tcPr>
          <w:p w14:paraId="1D3BDA46" w14:textId="44ECCC3B" w:rsidR="00F43EC0" w:rsidRPr="00F43EC0" w:rsidRDefault="00F43EC0" w:rsidP="00E279D8">
            <w:pPr>
              <w:keepNext/>
              <w:rPr>
                <w:rFonts w:cs="Arial"/>
              </w:rPr>
            </w:pPr>
            <w:r w:rsidRPr="00F43EC0">
              <w:rPr>
                <w:rFonts w:cs="Arial"/>
              </w:rPr>
              <w:t>Resumo mensal de concluídos, atualizações, comentários e anexos</w:t>
            </w:r>
          </w:p>
        </w:tc>
      </w:tr>
    </w:tbl>
    <w:p w14:paraId="0DB5A534" w14:textId="13CB643D" w:rsidR="00E279D8" w:rsidRDefault="00E279D8" w:rsidP="002C52CD">
      <w:pPr>
        <w:pStyle w:val="Caption"/>
      </w:pPr>
      <w:bookmarkStart w:id="503" w:name="_Toc234543917"/>
      <w:r>
        <w:t xml:space="preserve">Tabela </w:t>
      </w:r>
      <w:fldSimple w:instr=" SEQ Tabela \* ARABIC ">
        <w:r w:rsidR="005013A4">
          <w:rPr>
            <w:noProof/>
          </w:rPr>
          <w:t>1</w:t>
        </w:r>
      </w:fldSimple>
      <w:r>
        <w:t xml:space="preserve"> - </w:t>
      </w:r>
      <w:r w:rsidRPr="008C439E">
        <w:t xml:space="preserve">Gráficos </w:t>
      </w:r>
      <w:r w:rsidRPr="003B39BF">
        <w:rPr>
          <w:i/>
          <w:iCs/>
        </w:rPr>
        <w:t>Dashboard</w:t>
      </w:r>
      <w:r w:rsidRPr="008C439E">
        <w:t xml:space="preserve"> Utilizador Externo</w:t>
      </w:r>
      <w:bookmarkEnd w:id="503"/>
    </w:p>
    <w:p w14:paraId="1EE54350" w14:textId="77777777" w:rsidR="0077616F" w:rsidRPr="00884568" w:rsidRDefault="0077616F" w:rsidP="003B39BF"/>
    <w:p w14:paraId="2AA675CC" w14:textId="73833CF7" w:rsidR="005F4303" w:rsidRDefault="005F4303" w:rsidP="003B39BF">
      <w:pPr>
        <w:pStyle w:val="TituloPrincipal"/>
        <w:numPr>
          <w:ilvl w:val="0"/>
          <w:numId w:val="35"/>
        </w:numPr>
        <w:ind w:left="357" w:hanging="357"/>
      </w:pPr>
      <w:bookmarkStart w:id="504" w:name="_Toc234543871"/>
      <w:r w:rsidRPr="003B39BF">
        <w:rPr>
          <w:i/>
          <w:iCs/>
        </w:rPr>
        <w:t>Dashboard</w:t>
      </w:r>
      <w:r>
        <w:t xml:space="preserve"> de </w:t>
      </w:r>
      <w:r w:rsidR="0077616F">
        <w:t xml:space="preserve">qualidade </w:t>
      </w:r>
      <w:r>
        <w:t xml:space="preserve">de </w:t>
      </w:r>
      <w:r w:rsidR="0077616F">
        <w:t>serviço</w:t>
      </w:r>
      <w:bookmarkEnd w:id="504"/>
    </w:p>
    <w:p w14:paraId="0DA8315A" w14:textId="0CC6C140" w:rsidR="002C52CD" w:rsidRDefault="002C52CD" w:rsidP="002C52CD">
      <w:pPr>
        <w:pStyle w:val="Texto"/>
      </w:pPr>
      <w:r w:rsidRPr="002C52CD">
        <w:t xml:space="preserve">Além dos painéis do pedido de individuais, foi feito </w:t>
      </w:r>
      <w:r w:rsidR="0077616F">
        <w:t>um</w:t>
      </w:r>
      <w:r w:rsidR="0077616F" w:rsidRPr="002C52CD">
        <w:t xml:space="preserve"> </w:t>
      </w:r>
      <w:r w:rsidRPr="003B39BF">
        <w:rPr>
          <w:i/>
          <w:iCs/>
        </w:rPr>
        <w:t>dashboard</w:t>
      </w:r>
      <w:r w:rsidRPr="002C52CD">
        <w:t xml:space="preserve"> analítica interna, acessível aos utilizadores internos através do menu "Dashboards" e sob o nome "Qualidade de Serviço", cujo propósito é dar num só quadro administrativo os resultados das avaliações recebidas dos clientes. Os dados são agregados a partir das avaliações persistidas (o </w:t>
      </w:r>
      <w:r w:rsidRPr="003B39BF">
        <w:rPr>
          <w:i/>
          <w:iCs/>
        </w:rPr>
        <w:t>snapshot</w:t>
      </w:r>
      <w:r w:rsidRPr="002C52CD">
        <w:t xml:space="preserve"> JSON das respostas e o campo FinalScore) e do histórico genérico de toda a aplicação Sweb, organizadas em quatro separadores complementares (Executivo, Operacional, Motivos de Insatisfação e Clientes em Risco) e filtráveis por ano. Todos os separadores combinam cartões KPI, tabelas e gráficos DevExtreme.</w:t>
      </w:r>
    </w:p>
    <w:p w14:paraId="39D33B8C" w14:textId="77777777" w:rsidR="0077616F" w:rsidRDefault="0077616F" w:rsidP="002C52CD">
      <w:pPr>
        <w:pStyle w:val="Texto"/>
        <w:rPr>
          <w:b/>
          <w:bCs/>
        </w:rPr>
      </w:pPr>
    </w:p>
    <w:p w14:paraId="5280CAF3" w14:textId="7CE58EE7" w:rsidR="005F4303" w:rsidRDefault="005F4303" w:rsidP="003B39BF">
      <w:pPr>
        <w:pStyle w:val="TituloSecundario"/>
        <w:numPr>
          <w:ilvl w:val="1"/>
          <w:numId w:val="35"/>
        </w:numPr>
        <w:ind w:left="567" w:hanging="567"/>
      </w:pPr>
      <w:bookmarkStart w:id="505" w:name="_Toc234543872"/>
      <w:r>
        <w:t>Separador Executivo</w:t>
      </w:r>
      <w:bookmarkEnd w:id="505"/>
    </w:p>
    <w:p w14:paraId="546A741D" w14:textId="40922255" w:rsidR="002C52CD" w:rsidRDefault="002C52CD" w:rsidP="002C52CD">
      <w:pPr>
        <w:pStyle w:val="Texto"/>
      </w:pPr>
      <w:r w:rsidRPr="002C52CD">
        <w:t xml:space="preserve">O separador Executivo oferece um relatório resumido </w:t>
      </w:r>
      <w:r w:rsidR="0077616F">
        <w:t xml:space="preserve">do desempenho </w:t>
      </w:r>
      <w:r w:rsidRPr="002C52CD">
        <w:t>global do serviço</w:t>
      </w:r>
      <w:r w:rsidR="0077616F">
        <w:t xml:space="preserve"> (cf. </w:t>
      </w:r>
      <w:r w:rsidR="009A4F6F">
        <w:t xml:space="preserve">Figura </w:t>
      </w:r>
      <w:r w:rsidR="005013A4" w:rsidRPr="005013A4">
        <w:t>13</w:t>
      </w:r>
      <w:r w:rsidR="0077616F">
        <w:t>)</w:t>
      </w:r>
      <w:r w:rsidRPr="002C52CD">
        <w:t xml:space="preserve">. Na parte superior </w:t>
      </w:r>
      <w:r w:rsidR="0077616F">
        <w:t>encontram</w:t>
      </w:r>
      <w:r w:rsidRPr="002C52CD">
        <w:t>-se seis KPIs (Avaliação Média YTD, Avaliação do Mês Atual, Clientes Satisfeitos, Clientes Críticos, Taxa de Resposta e Avaliações Recebidas), cada um deles com a variação para o período homólogo. Em baixo, o gráfico “Evolução da Avaliação Global (YTD)” apresenta a avaliação média, mês a mês, em relação às linhas de referência do objetivo (85%) e do limiar (75%), com destaque para o mês atual. O gráfico “Avaliação por Classificação de Tarefa” cruza em eixo duplo a avaliação média com o total das avaliações por classificação. Por último, o gráfico “Avaliação do Mês Atual” projeta a tendência até ao fim do mês. A secção inferior inclui ainda o top 10 de clientes mais satisfeitos, a distribuição das avaliações por faixa de qualidade (Excelente, Bom, Aceitável e Mau) e um painel de alertas principais, que dá sinalização automática a quedas de avaliação, avaliações abaixo do limiar e desvios entre o objetivo.</w:t>
      </w:r>
    </w:p>
    <w:p w14:paraId="6C3BEF16" w14:textId="77777777" w:rsidR="00262AA2" w:rsidRDefault="00262AA2" w:rsidP="00262AA2">
      <w:pPr>
        <w:keepNext/>
      </w:pPr>
      <w:r>
        <w:rPr>
          <w:noProof/>
        </w:rPr>
        <w:drawing>
          <wp:inline distT="0" distB="0" distL="0" distR="0" wp14:anchorId="70147A8F" wp14:editId="4CBA53F2">
            <wp:extent cx="5400040" cy="2658110"/>
            <wp:effectExtent l="0" t="0" r="0" b="0"/>
            <wp:docPr id="11714593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9383" name="Picture 11714593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681B99A2" w14:textId="76E282CA" w:rsidR="0077616F" w:rsidRDefault="00262AA2" w:rsidP="00262AA2">
      <w:pPr>
        <w:pStyle w:val="Caption"/>
      </w:pPr>
      <w:r>
        <w:t xml:space="preserve">Figura </w:t>
      </w:r>
      <w:fldSimple w:instr=" SEQ Figura \* ARABIC ">
        <w:r>
          <w:rPr>
            <w:noProof/>
          </w:rPr>
          <w:t>13</w:t>
        </w:r>
      </w:fldSimple>
      <w:r>
        <w:t xml:space="preserve"> - </w:t>
      </w:r>
      <w:r w:rsidRPr="00262AA2">
        <w:rPr>
          <w:i/>
          <w:iCs/>
        </w:rPr>
        <w:t>Dashboard</w:t>
      </w:r>
      <w:r w:rsidRPr="00097B0B">
        <w:t xml:space="preserve"> de Qualidade de Serviço, separador Executivo</w:t>
      </w:r>
    </w:p>
    <w:p w14:paraId="5E7FF2A4" w14:textId="77777777" w:rsidR="00262AA2" w:rsidRPr="00262AA2" w:rsidRDefault="00262AA2" w:rsidP="00262AA2">
      <w:pPr>
        <w:rPr>
          <w:lang w:eastAsia="pt-PT"/>
        </w:rPr>
      </w:pPr>
    </w:p>
    <w:p w14:paraId="4B702B46" w14:textId="77777777" w:rsidR="005F4303" w:rsidRDefault="005F4303" w:rsidP="003B39BF">
      <w:pPr>
        <w:pStyle w:val="TituloSecundario"/>
        <w:numPr>
          <w:ilvl w:val="1"/>
          <w:numId w:val="35"/>
        </w:numPr>
        <w:ind w:left="567" w:hanging="567"/>
      </w:pPr>
      <w:bookmarkStart w:id="506" w:name="_Toc234543873"/>
      <w:r>
        <w:t>Separador Operacional</w:t>
      </w:r>
      <w:bookmarkEnd w:id="506"/>
    </w:p>
    <w:p w14:paraId="1B7D8A37" w14:textId="58BF505C" w:rsidR="005F4303" w:rsidRDefault="002C52CD" w:rsidP="005F4303">
      <w:pPr>
        <w:pStyle w:val="Texto"/>
      </w:pPr>
      <w:r w:rsidRPr="002C52CD">
        <w:t xml:space="preserve">O separador Operacional </w:t>
      </w:r>
      <w:r w:rsidR="0077616F">
        <w:t xml:space="preserve">(cf. </w:t>
      </w:r>
      <w:r w:rsidR="009A4F6F">
        <w:t xml:space="preserve">Figura </w:t>
      </w:r>
      <w:r w:rsidR="005013A4" w:rsidRPr="005013A4">
        <w:t>14</w:t>
      </w:r>
      <w:r w:rsidR="0077616F">
        <w:t xml:space="preserve">) </w:t>
      </w:r>
      <w:r w:rsidRPr="002C52CD">
        <w:t>concentra</w:t>
      </w:r>
      <w:r>
        <w:t>-se</w:t>
      </w:r>
      <w:r w:rsidRPr="002C52CD">
        <w:t xml:space="preserve"> na eficiência da execução das tarefas, tendo como KPIs </w:t>
      </w:r>
      <w:r>
        <w:t>no</w:t>
      </w:r>
      <w:r w:rsidRPr="002C52CD">
        <w:t xml:space="preserve"> topo </w:t>
      </w:r>
      <w:r>
        <w:t xml:space="preserve">da página </w:t>
      </w:r>
      <w:r w:rsidRPr="002C52CD">
        <w:t xml:space="preserve">a Avaliação Média Operacional, Tarefas Concluídas, Entrega no Prazo, Reaberturas de Tarefas, Tempo Médio de Execução e Custo Médio por Tarefa. Os gráficos "Avaliação por Técnico" e "Avaliação por Prioridade" relacionam, em eixo duplo, a avaliação média com o </w:t>
      </w:r>
      <w:r w:rsidRPr="002C52CD">
        <w:lastRenderedPageBreak/>
        <w:t>número de avaliações, por técnico e por nível de prioridade (Critical, Normal, Low, Below Normal e Urgent). O gráfico de dispersão "Relação entre Tempo de Execução e Avaliação" e a tabela "Faixas de Tempo de Execução" permitem analisar se existe ou não relação entre a rapidez de resolução e o grau de satisfação do cliente, de acordo com os intervalos de dias agrupados.</w:t>
      </w:r>
    </w:p>
    <w:p w14:paraId="09DD4BCA" w14:textId="77777777" w:rsidR="00262AA2" w:rsidRDefault="00262AA2" w:rsidP="00262AA2">
      <w:pPr>
        <w:keepNext/>
      </w:pPr>
      <w:r>
        <w:rPr>
          <w:noProof/>
        </w:rPr>
        <w:drawing>
          <wp:inline distT="0" distB="0" distL="0" distR="0" wp14:anchorId="16220DFD" wp14:editId="6CA33878">
            <wp:extent cx="5400040" cy="2658110"/>
            <wp:effectExtent l="0" t="0" r="0" b="0"/>
            <wp:docPr id="763987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87377" name="Picture 76398737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78137546" w14:textId="25F66EF6" w:rsidR="0077616F" w:rsidRDefault="00262AA2" w:rsidP="00262AA2">
      <w:pPr>
        <w:pStyle w:val="Caption"/>
      </w:pPr>
      <w:r>
        <w:t xml:space="preserve">Figura </w:t>
      </w:r>
      <w:fldSimple w:instr=" SEQ Figura \* ARABIC ">
        <w:r>
          <w:rPr>
            <w:noProof/>
          </w:rPr>
          <w:t>14</w:t>
        </w:r>
      </w:fldSimple>
      <w:r>
        <w:t xml:space="preserve"> - </w:t>
      </w:r>
      <w:r w:rsidRPr="00262AA2">
        <w:rPr>
          <w:i/>
          <w:iCs/>
        </w:rPr>
        <w:t>Dashboard</w:t>
      </w:r>
      <w:r w:rsidRPr="00106AA7">
        <w:t xml:space="preserve"> de Qualidade de Serviço, separador Operacional</w:t>
      </w:r>
    </w:p>
    <w:p w14:paraId="73918696" w14:textId="77777777" w:rsidR="00262AA2" w:rsidRPr="00262AA2" w:rsidRDefault="00262AA2" w:rsidP="00262AA2">
      <w:pPr>
        <w:rPr>
          <w:lang w:eastAsia="pt-PT"/>
        </w:rPr>
      </w:pPr>
    </w:p>
    <w:p w14:paraId="0622FA36" w14:textId="77777777" w:rsidR="005F4303" w:rsidRDefault="005F4303" w:rsidP="003B39BF">
      <w:pPr>
        <w:pStyle w:val="TituloSecundario"/>
        <w:numPr>
          <w:ilvl w:val="1"/>
          <w:numId w:val="35"/>
        </w:numPr>
        <w:ind w:left="567" w:hanging="567"/>
      </w:pPr>
      <w:bookmarkStart w:id="507" w:name="_Toc234543874"/>
      <w:r>
        <w:t>Separador Motivos de Insatisfação</w:t>
      </w:r>
      <w:bookmarkEnd w:id="507"/>
    </w:p>
    <w:p w14:paraId="3D4412E6" w14:textId="2C0A1947" w:rsidR="005F4303" w:rsidRDefault="00D8239D" w:rsidP="005F4303">
      <w:pPr>
        <w:pStyle w:val="Texto"/>
      </w:pPr>
      <w:r w:rsidRPr="00D8239D">
        <w:t xml:space="preserve">O separador denominado de "Motivos de Insatisfação" </w:t>
      </w:r>
      <w:r w:rsidR="0077616F">
        <w:t xml:space="preserve">(cf. </w:t>
      </w:r>
      <w:r w:rsidR="009A4F6F">
        <w:t xml:space="preserve">Figura </w:t>
      </w:r>
      <w:r w:rsidR="005013A4" w:rsidRPr="005013A4">
        <w:t>15</w:t>
      </w:r>
      <w:r w:rsidR="0077616F">
        <w:t xml:space="preserve">) </w:t>
      </w:r>
      <w:r w:rsidRPr="00D8239D">
        <w:t xml:space="preserve">detalha a avaliação com base nos critérios estabelecidos nos modelos de avaliação. A tabela intitulada “Avaliação por Critério (YTD)” apresenta, para cada critério (Observações, Tempo de Resposta, Todos os Equipamentos Entregues e Insatisfeito c/Serviço), a média normalizada numa faixa entre 0 e 1, além do número total de avaliações. Por sua vez, o gráfico “Evolução dos Critérios” ilustra a média mensal de cada critério, possibilitando a identificação dos fatores que mais impactam a insatisfação e </w:t>
      </w:r>
      <w:r w:rsidR="0077616F">
        <w:t xml:space="preserve">a </w:t>
      </w:r>
      <w:r w:rsidRPr="00D8239D">
        <w:t>sua evolução ao longo do tempo.</w:t>
      </w:r>
    </w:p>
    <w:p w14:paraId="4C914D44" w14:textId="77777777" w:rsidR="00262AA2" w:rsidRDefault="00262AA2" w:rsidP="00262AA2">
      <w:pPr>
        <w:keepNext/>
      </w:pPr>
      <w:r>
        <w:rPr>
          <w:noProof/>
        </w:rPr>
        <w:lastRenderedPageBreak/>
        <w:drawing>
          <wp:inline distT="0" distB="0" distL="0" distR="0" wp14:anchorId="68B29999" wp14:editId="562BE2A8">
            <wp:extent cx="5400040" cy="2658110"/>
            <wp:effectExtent l="0" t="0" r="0" b="0"/>
            <wp:docPr id="296975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5519" name="Picture 2969755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020F2B97" w14:textId="5BD8B26D" w:rsidR="0077616F" w:rsidRDefault="00262AA2" w:rsidP="00262AA2">
      <w:pPr>
        <w:pStyle w:val="Caption"/>
      </w:pPr>
      <w:r>
        <w:t xml:space="preserve">Figura </w:t>
      </w:r>
      <w:fldSimple w:instr=" SEQ Figura \* ARABIC ">
        <w:r>
          <w:rPr>
            <w:noProof/>
          </w:rPr>
          <w:t>15</w:t>
        </w:r>
      </w:fldSimple>
      <w:r>
        <w:t xml:space="preserve"> - </w:t>
      </w:r>
      <w:r w:rsidRPr="00262AA2">
        <w:rPr>
          <w:i/>
          <w:iCs/>
        </w:rPr>
        <w:t>Dashboard</w:t>
      </w:r>
      <w:r w:rsidRPr="001B4685">
        <w:t xml:space="preserve"> de Qualidade de Serviço, separador Motivos de Insatisfação</w:t>
      </w:r>
    </w:p>
    <w:p w14:paraId="4174F397" w14:textId="77777777" w:rsidR="00262AA2" w:rsidRPr="00262AA2" w:rsidRDefault="00262AA2" w:rsidP="00262AA2">
      <w:pPr>
        <w:rPr>
          <w:lang w:eastAsia="pt-PT"/>
        </w:rPr>
      </w:pPr>
    </w:p>
    <w:p w14:paraId="125B904F" w14:textId="77777777" w:rsidR="005F4303" w:rsidRDefault="005F4303" w:rsidP="003B39BF">
      <w:pPr>
        <w:pStyle w:val="TituloSecundario"/>
        <w:numPr>
          <w:ilvl w:val="1"/>
          <w:numId w:val="35"/>
        </w:numPr>
        <w:ind w:left="567" w:hanging="567"/>
      </w:pPr>
      <w:bookmarkStart w:id="508" w:name="_Toc234543875"/>
      <w:r>
        <w:t>Separador Clientes em Risco</w:t>
      </w:r>
      <w:bookmarkEnd w:id="508"/>
    </w:p>
    <w:p w14:paraId="4C89B75A" w14:textId="1F81A714" w:rsidR="00607957" w:rsidRDefault="00703D55" w:rsidP="005F4303">
      <w:pPr>
        <w:pStyle w:val="Texto"/>
      </w:pPr>
      <w:r w:rsidRPr="00703D55">
        <w:t xml:space="preserve">O separador Clientes em Risco </w:t>
      </w:r>
      <w:r w:rsidR="0077616F">
        <w:t xml:space="preserve">(cf. </w:t>
      </w:r>
      <w:r w:rsidR="009A4F6F">
        <w:t xml:space="preserve">Figura </w:t>
      </w:r>
      <w:r w:rsidR="005013A4" w:rsidRPr="005013A4">
        <w:t>16</w:t>
      </w:r>
      <w:r w:rsidR="0077616F">
        <w:t xml:space="preserve">) </w:t>
      </w:r>
      <w:r w:rsidRPr="00703D55">
        <w:t>tem como objetivo principal identificar os clientes cuja avaliação coloca-os numa situação de potencial perda. Os KPIs principais quantificam o número e a percentagem de clientes em risco, bem como a repartição dos mesmos por Risco Muito Alto e Risco Alto, a avaliação média deste grupo e a perda potencial anual estimada. A tabela “Clientes em Risco (Ordenados por Avaliação)” lista cada cliente com a avaliação atual e anterior, a sua variação, o indicador de tendência, o nível de risco atribuído e a data da última avaliação. Estão ainda presentes na vista o gráfico “Evolução da Avaliação dos Clientes em Risco”, que compara a média deste grupo com a média do total de clientes, e o gráfico “Distribuição por Nível de Risco”, que distribui os clientes pelos escalões Muito Alto, Alto, Médio e Baixo.</w:t>
      </w:r>
    </w:p>
    <w:p w14:paraId="3357CAA2" w14:textId="77777777" w:rsidR="00262AA2" w:rsidRDefault="00262AA2" w:rsidP="00262AA2">
      <w:pPr>
        <w:keepNext/>
      </w:pPr>
      <w:r>
        <w:rPr>
          <w:noProof/>
        </w:rPr>
        <w:lastRenderedPageBreak/>
        <w:drawing>
          <wp:inline distT="0" distB="0" distL="0" distR="0" wp14:anchorId="46E59C5D" wp14:editId="1F77E8D4">
            <wp:extent cx="5400040" cy="2658110"/>
            <wp:effectExtent l="0" t="0" r="0" b="0"/>
            <wp:docPr id="16773473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7372" name="Picture 167734737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2658110"/>
                    </a:xfrm>
                    <a:prstGeom prst="rect">
                      <a:avLst/>
                    </a:prstGeom>
                  </pic:spPr>
                </pic:pic>
              </a:graphicData>
            </a:graphic>
          </wp:inline>
        </w:drawing>
      </w:r>
    </w:p>
    <w:p w14:paraId="3847B41B" w14:textId="1DA724F7" w:rsidR="0077616F" w:rsidRDefault="00262AA2" w:rsidP="00262AA2">
      <w:pPr>
        <w:pStyle w:val="Caption"/>
      </w:pPr>
      <w:r>
        <w:t xml:space="preserve">Figura </w:t>
      </w:r>
      <w:fldSimple w:instr=" SEQ Figura \* ARABIC ">
        <w:r>
          <w:rPr>
            <w:noProof/>
          </w:rPr>
          <w:t>16</w:t>
        </w:r>
      </w:fldSimple>
      <w:r>
        <w:t xml:space="preserve"> - </w:t>
      </w:r>
      <w:r w:rsidRPr="00262AA2">
        <w:rPr>
          <w:i/>
          <w:iCs/>
        </w:rPr>
        <w:t>Dashboard</w:t>
      </w:r>
      <w:r w:rsidRPr="009A6C5A">
        <w:t xml:space="preserve"> de Qualidade de Serviço, separador Clientes em Risco</w:t>
      </w:r>
    </w:p>
    <w:p w14:paraId="6A36DE3B" w14:textId="77777777" w:rsidR="00262AA2" w:rsidRPr="00262AA2" w:rsidRDefault="00262AA2" w:rsidP="00262AA2">
      <w:pPr>
        <w:rPr>
          <w:lang w:eastAsia="pt-PT"/>
        </w:rPr>
      </w:pPr>
    </w:p>
    <w:p w14:paraId="7B212D49" w14:textId="77777777" w:rsidR="005F4303" w:rsidRDefault="005F4303" w:rsidP="003B39BF">
      <w:pPr>
        <w:pStyle w:val="TituloSecundario"/>
        <w:numPr>
          <w:ilvl w:val="1"/>
          <w:numId w:val="35"/>
        </w:numPr>
        <w:ind w:left="567" w:hanging="567"/>
      </w:pPr>
      <w:bookmarkStart w:id="509" w:name="_Toc234543876"/>
      <w:r>
        <w:t>Fonte de dados e cálculo dos indicadores</w:t>
      </w:r>
      <w:bookmarkEnd w:id="509"/>
    </w:p>
    <w:p w14:paraId="02A76F4A" w14:textId="402559E6" w:rsidR="005F4303" w:rsidRDefault="00703D55" w:rsidP="005F4303">
      <w:pPr>
        <w:pStyle w:val="Texto"/>
      </w:pPr>
      <w:r>
        <w:t xml:space="preserve">Ao contrário do </w:t>
      </w:r>
      <w:r w:rsidRPr="003B39BF">
        <w:rPr>
          <w:i/>
          <w:iCs/>
        </w:rPr>
        <w:t>dashboard</w:t>
      </w:r>
      <w:r>
        <w:t xml:space="preserve"> do utilizador externo, os indicadores deste painel não são obtidos a partir de uma única fonte agregada. Cada separador e cada conjunto de indicadores é calculado através de uma chamada distinta ao servidor, sendo os respetivos dados devolvidos por entidades próprias, específicas de cada pedido. Desta forma, os KPIs, as tabelas e os gráficos de cada separador (Executivo, Operacional, Motivos de Insatisfação e Clientes em Risco) são preenchidos de forma independente, cada um com a sua chamada e a sua estrutura de dados de envio.</w:t>
      </w:r>
    </w:p>
    <w:p w14:paraId="4FC7827C" w14:textId="77777777" w:rsidR="0077616F" w:rsidRDefault="0077616F" w:rsidP="005F4303">
      <w:pPr>
        <w:pStyle w:val="Texto"/>
      </w:pPr>
    </w:p>
    <w:p w14:paraId="003BAD92" w14:textId="77777777" w:rsidR="005F4303" w:rsidRDefault="005F4303" w:rsidP="003B39BF">
      <w:pPr>
        <w:pStyle w:val="TituloSecundario"/>
        <w:numPr>
          <w:ilvl w:val="1"/>
          <w:numId w:val="35"/>
        </w:numPr>
        <w:ind w:left="567" w:hanging="567"/>
      </w:pPr>
      <w:bookmarkStart w:id="510" w:name="_Toc234543877"/>
      <w:r>
        <w:t>Objetivos, limiares e níveis de risco</w:t>
      </w:r>
      <w:bookmarkEnd w:id="510"/>
    </w:p>
    <w:p w14:paraId="2B2F6037" w14:textId="77777777" w:rsidR="00703D55" w:rsidRDefault="00703D55" w:rsidP="00703D55">
      <w:pPr>
        <w:pStyle w:val="Texto"/>
      </w:pPr>
      <w:r w:rsidRPr="00703D55">
        <w:t>Muitos elementos visuais dependem de limiares de referência configuráveis. Os gráficos de evolução têm uma linha de objetivo (85%) e uma linha de nível mínimo (75%), em relação às quais se compara a avaliação média. A classificação desta avaliação nas faixas de qualidade (Excelente &gt; 90%, Bom 80 a 90%, Aceitável 70 a 80% e Mau &lt; 70%) e a atribuição do nível de risco de cada cliente (Muito Alto, Alto, Médio e Baixo) seguem as regras da avaliação, assim como a sua tendência e possibilitando demonstrar os alertas automáticos e a perda potencial.</w:t>
      </w:r>
    </w:p>
    <w:p w14:paraId="58E90F52" w14:textId="77777777" w:rsidR="0077616F" w:rsidRDefault="0077616F" w:rsidP="00703D55">
      <w:pPr>
        <w:pStyle w:val="Texto"/>
        <w:rPr>
          <w:b/>
          <w:bCs/>
        </w:rPr>
      </w:pPr>
    </w:p>
    <w:p w14:paraId="77E30CCB" w14:textId="71036B11" w:rsidR="005F4303" w:rsidRDefault="005F4303" w:rsidP="003B39BF">
      <w:pPr>
        <w:pStyle w:val="TituloSecundario"/>
        <w:numPr>
          <w:ilvl w:val="1"/>
          <w:numId w:val="35"/>
        </w:numPr>
        <w:ind w:left="567" w:hanging="567"/>
      </w:pPr>
      <w:bookmarkStart w:id="511" w:name="_Toc234543878"/>
      <w:r>
        <w:lastRenderedPageBreak/>
        <w:t>Filtro temporal e atualização de dados</w:t>
      </w:r>
      <w:bookmarkEnd w:id="511"/>
    </w:p>
    <w:p w14:paraId="01E27D75" w14:textId="6658056A" w:rsidR="00703D55" w:rsidRDefault="00703D55" w:rsidP="00703D55">
      <w:pPr>
        <w:pStyle w:val="Texto"/>
      </w:pPr>
      <w:r w:rsidRPr="00703D55">
        <w:t xml:space="preserve">Todos os separadores partilham um filtro por ano e apresentam a indicação da hora da última atualização dos dados, conforme também um botão para atualização manual. Os indicadores denominados de "YTD" (Year To Date) consideram o período decorrido até a data escolhida do ano em questão, </w:t>
      </w:r>
      <w:r w:rsidR="0077616F" w:rsidRPr="00703D55">
        <w:t>enquanto</w:t>
      </w:r>
      <w:r w:rsidRPr="00703D55">
        <w:t xml:space="preserve"> os demais elementos denotam a comparação do mês atual contra o mês anterior ou contra o mesmo mês do ano anterior, para garantir uma leitura coerente para a evolução do serviço.</w:t>
      </w:r>
    </w:p>
    <w:p w14:paraId="48E7A30C" w14:textId="77777777" w:rsidR="0077616F" w:rsidRDefault="0077616F" w:rsidP="00703D55">
      <w:pPr>
        <w:pStyle w:val="Texto"/>
        <w:rPr>
          <w:b/>
        </w:rPr>
      </w:pPr>
    </w:p>
    <w:p w14:paraId="2A616696" w14:textId="1958E1FE" w:rsidR="00A652D3" w:rsidRDefault="00A652D3" w:rsidP="003B39BF">
      <w:pPr>
        <w:pStyle w:val="TituloPrincipal"/>
        <w:numPr>
          <w:ilvl w:val="0"/>
          <w:numId w:val="35"/>
        </w:numPr>
        <w:ind w:left="357" w:hanging="357"/>
      </w:pPr>
      <w:bookmarkStart w:id="512" w:name="_Toc234543879"/>
      <w:r>
        <w:t>Segurança</w:t>
      </w:r>
      <w:bookmarkEnd w:id="512"/>
    </w:p>
    <w:p w14:paraId="63E01D62" w14:textId="77777777" w:rsidR="00A652D3" w:rsidRDefault="00A652D3" w:rsidP="003B39BF">
      <w:pPr>
        <w:pStyle w:val="TituloSecundario"/>
        <w:numPr>
          <w:ilvl w:val="1"/>
          <w:numId w:val="35"/>
        </w:numPr>
        <w:ind w:left="567" w:hanging="567"/>
      </w:pPr>
      <w:bookmarkStart w:id="513" w:name="_Toc234543880"/>
      <w:r>
        <w:t xml:space="preserve">Proteção do </w:t>
      </w:r>
      <w:r w:rsidRPr="003B39BF">
        <w:rPr>
          <w:i/>
          <w:iCs/>
        </w:rPr>
        <w:t>token</w:t>
      </w:r>
      <w:r>
        <w:t xml:space="preserve"> temporário</w:t>
      </w:r>
      <w:bookmarkEnd w:id="513"/>
    </w:p>
    <w:p w14:paraId="496C9B2F" w14:textId="735B3057" w:rsidR="00E279D8" w:rsidRDefault="00E279D8" w:rsidP="00E279D8">
      <w:pPr>
        <w:pStyle w:val="Texto"/>
        <w:rPr>
          <w:b/>
          <w:bCs/>
        </w:rPr>
      </w:pPr>
      <w:r w:rsidRPr="00E279D8">
        <w:t xml:space="preserve">O </w:t>
      </w:r>
      <w:r w:rsidRPr="003B39BF">
        <w:rPr>
          <w:i/>
          <w:iCs/>
        </w:rPr>
        <w:t>token</w:t>
      </w:r>
      <w:r w:rsidRPr="00E279D8">
        <w:t xml:space="preserve"> de acesso externo não é armazenado em texto claro</w:t>
      </w:r>
      <w:r w:rsidR="00F111BD">
        <w:t>,</w:t>
      </w:r>
      <w:r w:rsidRPr="00E279D8">
        <w:t xml:space="preserve"> mas sim sob </w:t>
      </w:r>
      <w:r w:rsidR="00F111BD">
        <w:t xml:space="preserve">a </w:t>
      </w:r>
      <w:r w:rsidRPr="00E279D8">
        <w:t xml:space="preserve">forma de TokenHash segundo o mesmo princípio já aplicado a </w:t>
      </w:r>
      <w:r w:rsidR="0058545B">
        <w:t>“</w:t>
      </w:r>
      <w:r w:rsidR="002F37FE">
        <w:t>Documentos de Orçamento</w:t>
      </w:r>
      <w:r w:rsidR="0058545B">
        <w:t>”</w:t>
      </w:r>
      <w:r w:rsidRPr="00E279D8">
        <w:t xml:space="preserve">. A sua validade é variável e verificada em cada pedido às páginas públicas antes que dados sejam expostos e o facto de ser regenerado a cada novo envio da notificação (em vez de o fazer apenas na criação do acesso como em </w:t>
      </w:r>
      <w:r w:rsidR="0058545B">
        <w:t>“</w:t>
      </w:r>
      <w:r w:rsidR="002F37FE">
        <w:t>Documentos de Orçamento</w:t>
      </w:r>
      <w:r w:rsidR="0058545B">
        <w:t>”</w:t>
      </w:r>
      <w:r w:rsidRPr="00E279D8">
        <w:t xml:space="preserve">) invalida qualquer ligação previamente distribuída e reduz a janela de exposição de antigos </w:t>
      </w:r>
      <w:r w:rsidRPr="003B39BF">
        <w:rPr>
          <w:i/>
          <w:iCs/>
        </w:rPr>
        <w:t>tokens</w:t>
      </w:r>
      <w:r w:rsidRPr="00E279D8">
        <w:t xml:space="preserve"> que tenham podido ser registados em sistemas de terceiros (por exemplo, servidores de correio intermediários).</w:t>
      </w:r>
    </w:p>
    <w:p w14:paraId="405EE018" w14:textId="7EBA3ABF" w:rsidR="00A652D3" w:rsidRDefault="00A652D3" w:rsidP="003B39BF">
      <w:pPr>
        <w:pStyle w:val="TituloSecundario"/>
        <w:numPr>
          <w:ilvl w:val="1"/>
          <w:numId w:val="35"/>
        </w:numPr>
        <w:ind w:left="567" w:hanging="567"/>
      </w:pPr>
      <w:bookmarkStart w:id="514" w:name="_Toc234543881"/>
      <w:r>
        <w:t>Superfície de exposição do acesso externo</w:t>
      </w:r>
      <w:bookmarkEnd w:id="514"/>
    </w:p>
    <w:p w14:paraId="55775F87" w14:textId="58A13523" w:rsidR="00A652D3" w:rsidRDefault="002F37FE" w:rsidP="002F37FE">
      <w:pPr>
        <w:pStyle w:val="Texto"/>
      </w:pPr>
      <w:commentRangeStart w:id="515"/>
      <w:r w:rsidRPr="002F37FE">
        <w:t xml:space="preserve">Os pontos finais da Web API que atendem </w:t>
      </w:r>
      <w:r w:rsidR="0071569E">
        <w:t>à</w:t>
      </w:r>
      <w:r w:rsidRPr="002F37FE">
        <w:t xml:space="preserve"> página pública foram marcados com os atributos [AllowAnonymous] e [ApiExplorerSettings(IgnoreApi = true)], </w:t>
      </w:r>
      <w:commentRangeEnd w:id="515"/>
      <w:r w:rsidR="0079301C" w:rsidRPr="002F37FE">
        <w:rPr>
          <w:rStyle w:val="CommentReference"/>
          <w:sz w:val="22"/>
          <w:szCs w:val="20"/>
        </w:rPr>
        <w:commentReference w:id="515"/>
      </w:r>
      <w:r w:rsidRPr="002F37FE">
        <w:t xml:space="preserve">repetindo o mesmo conjunto de atributos utilizado no </w:t>
      </w:r>
      <w:r w:rsidRPr="003B39BF">
        <w:rPr>
          <w:i/>
          <w:iCs/>
        </w:rPr>
        <w:t>endpoint</w:t>
      </w:r>
      <w:r w:rsidRPr="002F37FE">
        <w:t xml:space="preserve"> para o </w:t>
      </w:r>
      <w:r w:rsidRPr="003B39BF">
        <w:rPr>
          <w:i/>
          <w:iCs/>
        </w:rPr>
        <w:t>template</w:t>
      </w:r>
      <w:r w:rsidRPr="002F37FE">
        <w:t xml:space="preserve"> de</w:t>
      </w:r>
      <w:r>
        <w:t xml:space="preserve"> </w:t>
      </w:r>
      <w:r w:rsidR="0058545B">
        <w:t>“</w:t>
      </w:r>
      <w:r>
        <w:t>Documentos de Orçamento</w:t>
      </w:r>
      <w:r w:rsidR="0058545B">
        <w:t>”</w:t>
      </w:r>
      <w:r w:rsidRPr="002F37FE">
        <w:t xml:space="preserve">, </w:t>
      </w:r>
      <w:r w:rsidR="0071569E">
        <w:t>visto</w:t>
      </w:r>
      <w:r w:rsidR="0071569E" w:rsidRPr="002F37FE">
        <w:t xml:space="preserve"> </w:t>
      </w:r>
      <w:r w:rsidRPr="002F37FE">
        <w:t xml:space="preserve">que se referem a mesma superfície de acesso externo anónimo. O primeiro permite explicitamente o acesso anónimo, limitando a segurança à validação do próprio </w:t>
      </w:r>
      <w:r w:rsidRPr="003B39BF">
        <w:rPr>
          <w:i/>
          <w:iCs/>
        </w:rPr>
        <w:t>token</w:t>
      </w:r>
      <w:r>
        <w:t>,</w:t>
      </w:r>
      <w:r w:rsidRPr="002F37FE">
        <w:t xml:space="preserve"> o segundo remove estes pontos finais da </w:t>
      </w:r>
      <w:r w:rsidR="00F111BD" w:rsidRPr="002F37FE">
        <w:t>documentação</w:t>
      </w:r>
      <w:r w:rsidRPr="002F37FE">
        <w:t xml:space="preserve"> pública da API, minimizando a sua visibilidade a quem explore a superfície de serviços do Sweb sem um prévio conhecimento de tal funcionalidade.</w:t>
      </w:r>
    </w:p>
    <w:p w14:paraId="3787817F" w14:textId="77777777" w:rsidR="00F111BD" w:rsidRPr="00F43EC0" w:rsidRDefault="00F111BD" w:rsidP="002F37FE">
      <w:pPr>
        <w:pStyle w:val="Texto"/>
      </w:pPr>
    </w:p>
    <w:p w14:paraId="0158374B" w14:textId="77777777" w:rsidR="00A652D3" w:rsidRDefault="00A652D3" w:rsidP="003B39BF">
      <w:pPr>
        <w:pStyle w:val="TituloSecundario"/>
        <w:numPr>
          <w:ilvl w:val="1"/>
          <w:numId w:val="35"/>
        </w:numPr>
        <w:ind w:left="567" w:hanging="567"/>
      </w:pPr>
      <w:bookmarkStart w:id="516" w:name="_Toc234543882"/>
      <w:r>
        <w:t>Validação e sanitização de dados recebidos do cliente externo</w:t>
      </w:r>
      <w:bookmarkEnd w:id="516"/>
    </w:p>
    <w:p w14:paraId="34D41FF3" w14:textId="5A0DB670" w:rsidR="00A652D3" w:rsidRDefault="00FA6E50" w:rsidP="00FA6E50">
      <w:pPr>
        <w:pStyle w:val="Texto"/>
      </w:pPr>
      <w:r w:rsidRPr="00FA6E50">
        <w:t xml:space="preserve">Por se tratar de um </w:t>
      </w:r>
      <w:r w:rsidRPr="003B39BF">
        <w:rPr>
          <w:i/>
          <w:iCs/>
        </w:rPr>
        <w:t>endpoint</w:t>
      </w:r>
      <w:r w:rsidRPr="00FA6E50">
        <w:t xml:space="preserve"> acedido por um utilizador não autenticado e, por definição, não confiável, foi acrescentada uma verificação, no ciclo de iteração sobre os campos do </w:t>
      </w:r>
      <w:r w:rsidRPr="003B39BF">
        <w:rPr>
          <w:i/>
          <w:iCs/>
        </w:rPr>
        <w:t>template</w:t>
      </w:r>
      <w:r w:rsidRPr="00FA6E50">
        <w:t xml:space="preserve">, que lança uma exceção sempre que um campo obrigatório </w:t>
      </w:r>
      <w:r w:rsidRPr="00FA6E50">
        <w:lastRenderedPageBreak/>
        <w:t xml:space="preserve">seja submetido sem resposta, esta execução realiza-se antes de qualquer escrita na base de dados. O FinalScore é sempre </w:t>
      </w:r>
      <w:r w:rsidR="00E5367F">
        <w:t>calculado</w:t>
      </w:r>
      <w:r w:rsidRPr="00FA6E50">
        <w:t xml:space="preserve"> no servidor a partir do </w:t>
      </w:r>
      <w:r w:rsidRPr="003B39BF">
        <w:rPr>
          <w:i/>
          <w:iCs/>
        </w:rPr>
        <w:t>payload</w:t>
      </w:r>
      <w:r w:rsidRPr="00FA6E50">
        <w:t xml:space="preserve"> submetido, nunca aceite diretamente de um valor enviado pelo cliente, e, está ainda restringido ao intervalo fechado [0,1] por um atributo de validação (GeneralRange(0,1)), uma segunda barreira que impede que uma configuração de pesos errada no </w:t>
      </w:r>
      <w:r w:rsidRPr="003B39BF">
        <w:rPr>
          <w:i/>
          <w:iCs/>
        </w:rPr>
        <w:t>template</w:t>
      </w:r>
      <w:r w:rsidRPr="00FA6E50">
        <w:t xml:space="preserve">, ou uma manipulação do </w:t>
      </w:r>
      <w:r w:rsidRPr="003B39BF">
        <w:rPr>
          <w:i/>
          <w:iCs/>
        </w:rPr>
        <w:t>payload</w:t>
      </w:r>
      <w:r w:rsidRPr="00FA6E50">
        <w:t>, produzam uma pontuação fora dos limites considerados válidos pelos indicadores e gráficos que consomem este valor.</w:t>
      </w:r>
    </w:p>
    <w:p w14:paraId="6B913521" w14:textId="77777777" w:rsidR="00F111BD" w:rsidRPr="00F43EC0" w:rsidRDefault="00F111BD" w:rsidP="00FA6E50">
      <w:pPr>
        <w:pStyle w:val="Texto"/>
      </w:pPr>
    </w:p>
    <w:p w14:paraId="4EBD19B1" w14:textId="77777777" w:rsidR="00A652D3" w:rsidRDefault="00A652D3" w:rsidP="003B39BF">
      <w:pPr>
        <w:pStyle w:val="TituloSecundario"/>
        <w:numPr>
          <w:ilvl w:val="1"/>
          <w:numId w:val="35"/>
        </w:numPr>
        <w:ind w:left="567" w:hanging="567"/>
      </w:pPr>
      <w:bookmarkStart w:id="517" w:name="_Toc234543883"/>
      <w:r>
        <w:t>Considerações sobre privacidade dos dados de avaliação</w:t>
      </w:r>
      <w:bookmarkEnd w:id="517"/>
    </w:p>
    <w:p w14:paraId="11E02FF4" w14:textId="4DE596F9" w:rsidR="00E5367F" w:rsidRDefault="00E5367F" w:rsidP="00E5367F">
      <w:pPr>
        <w:pStyle w:val="Texto"/>
      </w:pPr>
      <w:r w:rsidRPr="00E5367F">
        <w:t xml:space="preserve">Os dados de avaliação submetidos por um cliente externo ficam associados, através do acesso externo (ExternalAccess) que os originou, </w:t>
      </w:r>
      <w:r>
        <w:t>à</w:t>
      </w:r>
      <w:r w:rsidRPr="00E5367F">
        <w:t xml:space="preserve"> tarefa e</w:t>
      </w:r>
      <w:r>
        <w:t>, subsequentemente,</w:t>
      </w:r>
      <w:r w:rsidRPr="00E5367F">
        <w:t xml:space="preserve"> </w:t>
      </w:r>
      <w:r>
        <w:t>a</w:t>
      </w:r>
      <w:r w:rsidRPr="00E5367F">
        <w:t xml:space="preserve">o contacto do cliente em causa, nunca a uma conta de utilizador externo autónoma, não existindo, assim, um perfil de cliente externo persistente para além do necessário ao efeito de validação e auditoria deste acesso. O registo da </w:t>
      </w:r>
      <w:r w:rsidR="00F111BD" w:rsidRPr="00E5367F">
        <w:t>atividade</w:t>
      </w:r>
      <w:r w:rsidRPr="00E5367F">
        <w:t xml:space="preserve"> (ExternalAccessActivity e ExternalAccessTokenActivity) apenas tem fins de auditoria e deteção de utilização indevida do </w:t>
      </w:r>
      <w:r w:rsidRPr="003B39BF">
        <w:rPr>
          <w:i/>
          <w:iCs/>
        </w:rPr>
        <w:t>link</w:t>
      </w:r>
      <w:r w:rsidRPr="00E5367F">
        <w:t xml:space="preserve">, e o </w:t>
      </w:r>
      <w:r w:rsidRPr="003B39BF">
        <w:rPr>
          <w:i/>
          <w:iCs/>
        </w:rPr>
        <w:t>snapshot</w:t>
      </w:r>
      <w:r w:rsidRPr="00E5367F">
        <w:t xml:space="preserve"> da avaliação (campo Fields) só contém as respostas ao questionário de serviço, sem recolha de dados adicionais do visitante para além dos estritamente necessários ao funcionamento do formulário.</w:t>
      </w:r>
    </w:p>
    <w:p w14:paraId="2A5420A2" w14:textId="77777777" w:rsidR="00F111BD" w:rsidRDefault="00F111BD" w:rsidP="00E5367F">
      <w:pPr>
        <w:pStyle w:val="Texto"/>
        <w:rPr>
          <w:b/>
        </w:rPr>
      </w:pPr>
    </w:p>
    <w:p w14:paraId="74231AF2" w14:textId="77777777" w:rsidR="00F43EC0" w:rsidRDefault="00F43EC0" w:rsidP="003B39BF">
      <w:pPr>
        <w:pStyle w:val="TituloPrincipal"/>
        <w:numPr>
          <w:ilvl w:val="0"/>
          <w:numId w:val="35"/>
        </w:numPr>
        <w:ind w:left="357" w:hanging="357"/>
      </w:pPr>
      <w:bookmarkStart w:id="518" w:name="_Toc234543884"/>
      <w:r>
        <w:t>Resultados</w:t>
      </w:r>
      <w:bookmarkEnd w:id="518"/>
    </w:p>
    <w:p w14:paraId="74C78A2B" w14:textId="77777777" w:rsidR="00F43EC0" w:rsidRDefault="00F43EC0" w:rsidP="003B39BF">
      <w:pPr>
        <w:pStyle w:val="TituloSecundario"/>
        <w:numPr>
          <w:ilvl w:val="1"/>
          <w:numId w:val="35"/>
        </w:numPr>
        <w:ind w:left="567" w:hanging="567"/>
      </w:pPr>
      <w:bookmarkStart w:id="519" w:name="_Toc234543885"/>
      <w:r>
        <w:t>Demonstração do fluxo completo</w:t>
      </w:r>
      <w:bookmarkEnd w:id="519"/>
    </w:p>
    <w:p w14:paraId="06BE70C3" w14:textId="01FE583E" w:rsidR="00F43EC0" w:rsidRPr="00F43EC0" w:rsidRDefault="00CB4C1C" w:rsidP="00CB4C1C">
      <w:pPr>
        <w:pStyle w:val="Texto"/>
      </w:pPr>
      <w:r w:rsidRPr="00CB4C1C">
        <w:t xml:space="preserve">Pode observar-se o fluxo completo da funcionalidade, ponta-a-ponta, em torno dos seguintes momentos, nomeadamente a criação de um acesso externo no ecrã de detalhe da tarefa, com o </w:t>
      </w:r>
      <w:r w:rsidR="00730D5A" w:rsidRPr="00CB4C1C">
        <w:t>respetivo</w:t>
      </w:r>
      <w:r w:rsidRPr="00CB4C1C">
        <w:t xml:space="preserve"> </w:t>
      </w:r>
      <w:r w:rsidRPr="003B39BF">
        <w:rPr>
          <w:i/>
          <w:iCs/>
        </w:rPr>
        <w:t xml:space="preserve">e-mail </w:t>
      </w:r>
      <w:r w:rsidRPr="00CB4C1C">
        <w:t xml:space="preserve">de notificação recebido pelo contacto do cliente; o acesso à página pública através do </w:t>
      </w:r>
      <w:r w:rsidRPr="003B39BF">
        <w:rPr>
          <w:i/>
          <w:iCs/>
        </w:rPr>
        <w:t>link</w:t>
      </w:r>
      <w:r w:rsidRPr="00CB4C1C">
        <w:t xml:space="preserve"> recebido, incluindo a exibição do formulário de avaliação quando aplicável; a submissão da avaliação e o cartão de confirmação correspondente; e, por parte interna, a consulta do resultado na nova aba de avaliações do ecrã de detalhe da tarefa e o andamento dos indicadores no </w:t>
      </w:r>
      <w:r w:rsidRPr="003B39BF">
        <w:rPr>
          <w:i/>
          <w:iCs/>
        </w:rPr>
        <w:t>dashboard</w:t>
      </w:r>
      <w:r w:rsidRPr="00CB4C1C">
        <w:t xml:space="preserve"> do utilizador externo.</w:t>
      </w:r>
    </w:p>
    <w:p w14:paraId="7871195E" w14:textId="77777777" w:rsidR="00F43EC0" w:rsidRDefault="00F43EC0" w:rsidP="003B39BF">
      <w:pPr>
        <w:pStyle w:val="TituloSecundario"/>
        <w:numPr>
          <w:ilvl w:val="1"/>
          <w:numId w:val="35"/>
        </w:numPr>
        <w:ind w:left="567" w:hanging="567"/>
      </w:pPr>
      <w:bookmarkStart w:id="520" w:name="_Toc234532597"/>
      <w:bookmarkStart w:id="521" w:name="_Toc234543653"/>
      <w:bookmarkStart w:id="522" w:name="_Toc234543886"/>
      <w:bookmarkStart w:id="523" w:name="_Toc234532598"/>
      <w:bookmarkStart w:id="524" w:name="_Toc234543654"/>
      <w:bookmarkStart w:id="525" w:name="_Toc234543887"/>
      <w:bookmarkStart w:id="526" w:name="_Toc234543888"/>
      <w:bookmarkEnd w:id="520"/>
      <w:bookmarkEnd w:id="521"/>
      <w:bookmarkEnd w:id="522"/>
      <w:bookmarkEnd w:id="523"/>
      <w:bookmarkEnd w:id="524"/>
      <w:bookmarkEnd w:id="525"/>
      <w:r>
        <w:lastRenderedPageBreak/>
        <w:t>Análise dos dados recolhidos</w:t>
      </w:r>
      <w:bookmarkEnd w:id="526"/>
    </w:p>
    <w:p w14:paraId="0F610699" w14:textId="158BEE5C" w:rsidR="00F43EC0" w:rsidRPr="00F43EC0" w:rsidRDefault="00CB4C1C" w:rsidP="00CB4C1C">
      <w:pPr>
        <w:pStyle w:val="Texto"/>
      </w:pPr>
      <w:r w:rsidRPr="00CB4C1C">
        <w:t xml:space="preserve">Cada avaliação submetida é guardada como um </w:t>
      </w:r>
      <w:r w:rsidRPr="003B39BF">
        <w:rPr>
          <w:i/>
          <w:iCs/>
        </w:rPr>
        <w:t>snapshot</w:t>
      </w:r>
      <w:r w:rsidRPr="00CB4C1C">
        <w:t xml:space="preserve"> JSON completo das perguntas e respostas, com um FinalScore normalizado entre [0,1]. Esta representação possibilita, por exemplo, fazer uma comparação direta entre o FinalScore de avaliações que foram associadas a templates diferentes, ou a versões diferentes do mesmo </w:t>
      </w:r>
      <w:r w:rsidRPr="003B39BF">
        <w:rPr>
          <w:i/>
          <w:iCs/>
        </w:rPr>
        <w:t>template</w:t>
      </w:r>
      <w:r w:rsidRPr="00CB4C1C">
        <w:t xml:space="preserve">, ao longo do tempo, sem ter que conciliar diferentes formas de estruturas de dados, esta mesma propriedade que a decisão da modelação por </w:t>
      </w:r>
      <w:r w:rsidRPr="003B39BF">
        <w:rPr>
          <w:i/>
          <w:iCs/>
        </w:rPr>
        <w:t>snapshots</w:t>
      </w:r>
      <w:r w:rsidRPr="00CB4C1C">
        <w:t xml:space="preserve">, abordada no próximo capítulo, pretendia assegurar. A nível agregado, o </w:t>
      </w:r>
      <w:r w:rsidRPr="003B39BF">
        <w:rPr>
          <w:i/>
          <w:iCs/>
        </w:rPr>
        <w:t>dashboard</w:t>
      </w:r>
      <w:r w:rsidRPr="00CB4C1C">
        <w:t xml:space="preserve"> do utilizador externo já apresenta para o próprio cliente uma leitura direta desta informação através dos dois indicadores de KPI e do gráfico de evolução cumulativa</w:t>
      </w:r>
      <w:r>
        <w:t>,</w:t>
      </w:r>
      <w:r w:rsidRPr="00CB4C1C">
        <w:t xml:space="preserve"> a nível interno, a nova aba de </w:t>
      </w:r>
      <w:r w:rsidRPr="003B39BF">
        <w:rPr>
          <w:i/>
          <w:iCs/>
        </w:rPr>
        <w:t>reviews</w:t>
      </w:r>
      <w:r w:rsidRPr="00CB4C1C">
        <w:t xml:space="preserve"> do ecrã de detalhe da tarefa, permite a leitura individual de cada resposta, apresentada </w:t>
      </w:r>
      <w:r w:rsidR="00730D5A" w:rsidRPr="00CB4C1C">
        <w:t>diretamente</w:t>
      </w:r>
      <w:r w:rsidRPr="00CB4C1C">
        <w:t xml:space="preserve"> a partir do </w:t>
      </w:r>
      <w:r w:rsidRPr="003B39BF">
        <w:rPr>
          <w:i/>
          <w:iCs/>
        </w:rPr>
        <w:t>snapshot</w:t>
      </w:r>
      <w:r w:rsidRPr="00CB4C1C">
        <w:t xml:space="preserve"> guardado, sem junção adicional à </w:t>
      </w:r>
      <w:r w:rsidRPr="003B39BF">
        <w:rPr>
          <w:i/>
          <w:iCs/>
        </w:rPr>
        <w:t>template</w:t>
      </w:r>
      <w:r w:rsidRPr="00CB4C1C">
        <w:t xml:space="preserve"> de origem.</w:t>
      </w:r>
    </w:p>
    <w:p w14:paraId="5FE973AB" w14:textId="77777777" w:rsidR="00F43EC0" w:rsidRDefault="00F43EC0" w:rsidP="003B39BF">
      <w:pPr>
        <w:pStyle w:val="TituloSecundario"/>
        <w:numPr>
          <w:ilvl w:val="1"/>
          <w:numId w:val="35"/>
        </w:numPr>
        <w:ind w:left="567" w:hanging="567"/>
      </w:pPr>
      <w:bookmarkStart w:id="527" w:name="_Toc234543889"/>
      <w:r>
        <w:t>Impacto esperado no processo de avaliação de clientes</w:t>
      </w:r>
      <w:bookmarkEnd w:id="527"/>
    </w:p>
    <w:p w14:paraId="6963CEBA" w14:textId="2F489908" w:rsidR="00084246" w:rsidRDefault="00084246" w:rsidP="00084246">
      <w:pPr>
        <w:pStyle w:val="Texto"/>
      </w:pPr>
      <w:r w:rsidRPr="00084246">
        <w:t>O efeito mais imediato e direto da solução é</w:t>
      </w:r>
      <w:r>
        <w:t xml:space="preserve"> a</w:t>
      </w:r>
      <w:r w:rsidRPr="00084246">
        <w:t xml:space="preserve"> troca</w:t>
      </w:r>
      <w:r>
        <w:t xml:space="preserve"> de</w:t>
      </w:r>
      <w:r w:rsidRPr="00084246">
        <w:t xml:space="preserve"> um processo informal, ou mesmo inexistente, de recolha de </w:t>
      </w:r>
      <w:r w:rsidRPr="003B39BF">
        <w:rPr>
          <w:i/>
          <w:iCs/>
        </w:rPr>
        <w:t>feedback</w:t>
      </w:r>
      <w:r w:rsidRPr="00084246">
        <w:t xml:space="preserve"> por um canal formal e auditável incorporado diretamente no fluxo de trabalho em uso para as tarefas de serviços até aqui, tendo-se que a existência desse canal aumentaria a taxa de recolha de feedback em resultado de </w:t>
      </w:r>
      <w:r w:rsidR="00C12C43" w:rsidRPr="00C12C43">
        <w:t>eliminar os obstáculos inerentes a qualquer processo manual de recolha de avaliações junto do cliente.</w:t>
      </w:r>
      <w:r w:rsidR="00C12C43">
        <w:t xml:space="preserve"> </w:t>
      </w:r>
      <w:r w:rsidRPr="00084246">
        <w:t>Deseja-se ainda que o desempenho percebido passe a ser comparável entre tarefas, clientes e períodos de tempo através do FinalScore e, que os utilizadores internos passem a dispor, em tempo real e através d</w:t>
      </w:r>
      <w:r w:rsidR="00730D5A">
        <w:t>o</w:t>
      </w:r>
      <w:r w:rsidRPr="00084246">
        <w:t xml:space="preserve"> </w:t>
      </w:r>
      <w:r w:rsidRPr="003B39BF">
        <w:rPr>
          <w:i/>
          <w:iCs/>
        </w:rPr>
        <w:t>dashboard</w:t>
      </w:r>
      <w:r w:rsidRPr="00084246">
        <w:t xml:space="preserve"> de </w:t>
      </w:r>
      <w:r w:rsidRPr="003B39BF">
        <w:rPr>
          <w:i/>
          <w:iCs/>
        </w:rPr>
        <w:t>feedback</w:t>
      </w:r>
      <w:r w:rsidRPr="00084246">
        <w:t xml:space="preserve">, a satisfação </w:t>
      </w:r>
      <w:r w:rsidR="00730D5A">
        <w:t>relativamente</w:t>
      </w:r>
      <w:r w:rsidRPr="00084246">
        <w:t xml:space="preserve"> a cada tarefa concluída, sem esforço manual adicional para a recolha e tratamento dos dados.</w:t>
      </w:r>
    </w:p>
    <w:p w14:paraId="09E1635F" w14:textId="77777777" w:rsidR="00730D5A" w:rsidRDefault="00730D5A" w:rsidP="00084246">
      <w:pPr>
        <w:pStyle w:val="Texto"/>
        <w:rPr>
          <w:b/>
          <w:bCs/>
        </w:rPr>
      </w:pPr>
    </w:p>
    <w:p w14:paraId="5E83709A" w14:textId="31C18DA5" w:rsidR="00F43EC0" w:rsidRDefault="007F3C9F" w:rsidP="003B39BF">
      <w:pPr>
        <w:pStyle w:val="TituloSecundario"/>
        <w:numPr>
          <w:ilvl w:val="1"/>
          <w:numId w:val="35"/>
        </w:numPr>
        <w:ind w:left="567" w:hanging="567"/>
      </w:pPr>
      <w:bookmarkStart w:id="528" w:name="_Toc234543890"/>
      <w:r>
        <w:t>Comparação antes e depois</w:t>
      </w:r>
      <w:bookmarkEnd w:id="528"/>
    </w:p>
    <w:p w14:paraId="67F0D003" w14:textId="39B8B187" w:rsidR="00BF77F2" w:rsidRDefault="00BF77F2" w:rsidP="00BF77F2">
      <w:pPr>
        <w:pStyle w:val="Texto"/>
      </w:pPr>
      <w:r w:rsidRPr="00BF77F2">
        <w:t>Antes deste projeto, a avaliação das tarefas de serviço pelo cliente não tinha qualquer representação no Sweb da empresa</w:t>
      </w:r>
      <w:r>
        <w:t>,</w:t>
      </w:r>
      <w:r w:rsidRPr="00BF77F2">
        <w:t xml:space="preserve"> não existia modelo de dados, </w:t>
      </w:r>
      <w:r w:rsidRPr="003B39BF">
        <w:rPr>
          <w:i/>
          <w:iCs/>
        </w:rPr>
        <w:t>endpoint</w:t>
      </w:r>
      <w:r w:rsidRPr="00BF77F2">
        <w:t xml:space="preserve"> de API</w:t>
      </w:r>
      <w:r>
        <w:t xml:space="preserve"> e</w:t>
      </w:r>
      <w:r w:rsidRPr="00BF77F2">
        <w:t xml:space="preserve"> </w:t>
      </w:r>
      <w:r>
        <w:t>indicadores</w:t>
      </w:r>
      <w:r w:rsidRPr="00BF77F2">
        <w:t xml:space="preserve"> dedicado</w:t>
      </w:r>
      <w:r w:rsidR="00730D5A">
        <w:t>s</w:t>
      </w:r>
      <w:r w:rsidRPr="00BF77F2">
        <w:t xml:space="preserve"> ao tema. Depois deste </w:t>
      </w:r>
      <w:r w:rsidR="00730D5A" w:rsidRPr="00BF77F2">
        <w:t>projeto</w:t>
      </w:r>
      <w:r w:rsidRPr="00BF77F2">
        <w:t xml:space="preserve">, o cliente dispõe de um canal de acesso e avaliação </w:t>
      </w:r>
      <w:r w:rsidR="00F44AED" w:rsidRPr="00F44AED">
        <w:t>autoatendimento</w:t>
      </w:r>
      <w:r w:rsidRPr="00BF77F2">
        <w:t>, sem necessidade de conta</w:t>
      </w:r>
      <w:r w:rsidR="00730D5A">
        <w:t>c</w:t>
      </w:r>
      <w:r w:rsidRPr="00BF77F2">
        <w:t xml:space="preserve">to com a empresa, e o </w:t>
      </w:r>
      <w:r w:rsidRPr="003B39BF">
        <w:rPr>
          <w:i/>
          <w:iCs/>
        </w:rPr>
        <w:t>dashboard</w:t>
      </w:r>
      <w:r w:rsidRPr="00BF77F2">
        <w:t xml:space="preserve"> passou a </w:t>
      </w:r>
      <w:r w:rsidR="00730D5A" w:rsidRPr="00BF77F2">
        <w:t>refletir</w:t>
      </w:r>
      <w:r w:rsidRPr="00BF77F2">
        <w:t xml:space="preserve">, de </w:t>
      </w:r>
      <w:r w:rsidR="00730D5A">
        <w:t>automaticamente</w:t>
      </w:r>
      <w:r w:rsidRPr="00BF77F2">
        <w:t xml:space="preserve">, a </w:t>
      </w:r>
      <w:r w:rsidR="00730D5A" w:rsidRPr="00BF77F2">
        <w:t>atividade</w:t>
      </w:r>
      <w:r w:rsidRPr="00BF77F2">
        <w:t xml:space="preserve"> real de cada cliente</w:t>
      </w:r>
      <w:r w:rsidR="00F44AED">
        <w:t>.</w:t>
      </w:r>
      <w:r w:rsidRPr="00BF77F2">
        <w:t xml:space="preserve"> </w:t>
      </w:r>
      <w:r w:rsidR="00F44AED">
        <w:t>D</w:t>
      </w:r>
      <w:r w:rsidRPr="00BF77F2">
        <w:t>o lado interno os utilizadores passaram a dispor de uma fonte de dados estruturada e imediatamente consultável, onde antes não</w:t>
      </w:r>
      <w:r w:rsidR="004B45A4">
        <w:t xml:space="preserve"> existia nenhum processo</w:t>
      </w:r>
      <w:r w:rsidRPr="00BF77F2">
        <w:t>.</w:t>
      </w:r>
    </w:p>
    <w:p w14:paraId="608C2EE8" w14:textId="77777777" w:rsidR="00730D5A" w:rsidRDefault="00730D5A" w:rsidP="00BF77F2">
      <w:pPr>
        <w:pStyle w:val="Texto"/>
        <w:rPr>
          <w:b/>
        </w:rPr>
      </w:pPr>
    </w:p>
    <w:p w14:paraId="7ACC5923" w14:textId="7D7F5A76" w:rsidR="00F43EC0" w:rsidRDefault="00E26FF3" w:rsidP="003B39BF">
      <w:pPr>
        <w:pStyle w:val="TituloPrincipal"/>
        <w:numPr>
          <w:ilvl w:val="0"/>
          <w:numId w:val="35"/>
        </w:numPr>
        <w:ind w:left="357" w:hanging="357"/>
      </w:pPr>
      <w:bookmarkStart w:id="529" w:name="_Toc234543891"/>
      <w:r w:rsidRPr="00E26FF3">
        <w:t xml:space="preserve">Dificuldades encontradas e decisões de </w:t>
      </w:r>
      <w:r w:rsidRPr="003B39BF">
        <w:rPr>
          <w:i/>
          <w:iCs/>
        </w:rPr>
        <w:t>design</w:t>
      </w:r>
      <w:bookmarkEnd w:id="529"/>
    </w:p>
    <w:p w14:paraId="6EEC6CC4" w14:textId="5B7D70B8" w:rsidR="000A3086" w:rsidRDefault="000A3086" w:rsidP="000A3086">
      <w:pPr>
        <w:pStyle w:val="Texto"/>
      </w:pPr>
      <w:r w:rsidRPr="000A3086">
        <w:t xml:space="preserve">A dificuldade mais significativa ao longo do projeto não foi devida à escrita de novo código, mas à necessidade de compreender adequadamente o código existente para o padrão arquitetural </w:t>
      </w:r>
      <w:r w:rsidR="00730D5A">
        <w:t>ser</w:t>
      </w:r>
      <w:r w:rsidRPr="000A3086">
        <w:t xml:space="preserve"> mantido e que estes padrões fossem corretamente entendidos. No entanto, </w:t>
      </w:r>
      <w:r w:rsidR="00E26FF3" w:rsidRPr="00E26FF3">
        <w:t xml:space="preserve">foi precisamente nos aspetos em que a entidade </w:t>
      </w:r>
      <w:r w:rsidR="00E26FF3" w:rsidRPr="003B39BF">
        <w:t>Tarefa Externa</w:t>
      </w:r>
      <w:r w:rsidR="00E26FF3" w:rsidRPr="00E26FF3">
        <w:t xml:space="preserve"> divergiu da entidade de referência, nomeadamente ao nível da nulabilidade do cliente, da condição de geração do </w:t>
      </w:r>
      <w:r w:rsidR="00E26FF3" w:rsidRPr="00E26FF3">
        <w:rPr>
          <w:i/>
          <w:iCs/>
        </w:rPr>
        <w:t>token</w:t>
      </w:r>
      <w:r w:rsidR="00E26FF3" w:rsidRPr="00E26FF3">
        <w:t>, da inexistência de um controlador de pesquisa e da organização dos ficheiros do controlador, que a capacidade de análise arquitetural se revelou mais exigente.</w:t>
      </w:r>
      <w:r w:rsidRPr="000A3086">
        <w:t xml:space="preserve"> </w:t>
      </w:r>
      <w:r w:rsidR="00E26FF3">
        <w:t>E</w:t>
      </w:r>
      <w:r w:rsidR="00E26FF3" w:rsidRPr="00E26FF3">
        <w:t>sta circunstância evidenciou que a adaptação rigorosa de um padrão arquitetural existente pode constituir um desafio comparável ao desenvolvimento de uma solução de raiz, sobretudo no que respeita à compreensão da arquitetura e do funcionamento do sistem</w:t>
      </w:r>
      <w:r w:rsidR="00E26FF3">
        <w:t>a</w:t>
      </w:r>
      <w:r w:rsidRPr="000A3086">
        <w:t>.</w:t>
      </w:r>
    </w:p>
    <w:p w14:paraId="6EDC5D07" w14:textId="77777777" w:rsidR="00E26FF3" w:rsidRDefault="00E26FF3" w:rsidP="000A3086">
      <w:pPr>
        <w:pStyle w:val="Texto"/>
        <w:rPr>
          <w:b/>
        </w:rPr>
      </w:pPr>
    </w:p>
    <w:p w14:paraId="35E6BC52" w14:textId="6DBD16E8" w:rsidR="00F43EC0" w:rsidRDefault="00F43EC0" w:rsidP="003B39BF">
      <w:pPr>
        <w:pStyle w:val="TituloSecundario"/>
        <w:numPr>
          <w:ilvl w:val="1"/>
          <w:numId w:val="35"/>
        </w:numPr>
        <w:ind w:left="567" w:hanging="567"/>
      </w:pPr>
      <w:bookmarkStart w:id="530" w:name="_Toc234543892"/>
      <w:r>
        <w:t>Trade-offs arquiteturais</w:t>
      </w:r>
      <w:r w:rsidR="00E26FF3">
        <w:t xml:space="preserve"> (</w:t>
      </w:r>
      <w:r w:rsidR="00E26FF3" w:rsidRPr="00E26FF3">
        <w:t>TPH versus TPT para as entidades de acesso externo</w:t>
      </w:r>
      <w:r w:rsidR="00E26FF3">
        <w:t>)</w:t>
      </w:r>
      <w:bookmarkEnd w:id="530"/>
    </w:p>
    <w:p w14:paraId="601AC6AF" w14:textId="0A1F8671" w:rsidR="000A3086" w:rsidRDefault="000A3086" w:rsidP="000A3086">
      <w:pPr>
        <w:pStyle w:val="Texto"/>
      </w:pPr>
      <w:r w:rsidRPr="000A3086">
        <w:t xml:space="preserve">A estratégia TPH selecionada para ExternalAccess, ExternalAccessActivity e ExternalAccessTokenActivity partilha tabelas físicas entre os subtipos, simplificando a execução de consultas transversais para toda a atividade de acesso externo do sistema e evitando a proliferação de tabelas para cada nova entidade que precise deste mecanismo, uma vantagem </w:t>
      </w:r>
      <w:r w:rsidR="00E26FF3" w:rsidRPr="000A3086">
        <w:t>direta</w:t>
      </w:r>
      <w:r w:rsidRPr="000A3086">
        <w:t xml:space="preserve"> </w:t>
      </w:r>
      <w:r w:rsidR="00E26FF3">
        <w:t>relativamente</w:t>
      </w:r>
      <w:r w:rsidRPr="000A3086">
        <w:t xml:space="preserve"> a uma alternativa TPT (Table-Per-Type), que criaria uma tabela distinta para cada subtipo. O lado negativo do TPH está relacionado com as colunas nulas para os subtipos a que não pertencem e o crescimento ilimitado destas mesmas tabelas partilhadas à medida que mais entidades </w:t>
      </w:r>
      <w:r w:rsidR="00E26FF3" w:rsidRPr="000A3086">
        <w:t>adotam</w:t>
      </w:r>
      <w:r w:rsidRPr="000A3086">
        <w:t xml:space="preserve"> o mecanismo. Esta opção foi tomada por continuidade </w:t>
      </w:r>
      <w:r w:rsidR="00E26FF3" w:rsidRPr="000A3086">
        <w:t>direta</w:t>
      </w:r>
      <w:r w:rsidRPr="000A3086">
        <w:t xml:space="preserve"> com a decisão que já foi validada em produção para </w:t>
      </w:r>
      <w:r w:rsidR="0058545B">
        <w:t>“</w:t>
      </w:r>
      <w:r w:rsidR="002B10F2">
        <w:t>Documentos de Orçamento</w:t>
      </w:r>
      <w:r w:rsidR="0058545B">
        <w:t>”</w:t>
      </w:r>
      <w:r w:rsidRPr="000A3086">
        <w:t xml:space="preserve"> e não como uma escolha autónoma para este projeto.</w:t>
      </w:r>
    </w:p>
    <w:p w14:paraId="0C0DD13B" w14:textId="77777777" w:rsidR="00E26FF3" w:rsidRDefault="00E26FF3" w:rsidP="000A3086">
      <w:pPr>
        <w:pStyle w:val="Texto"/>
        <w:rPr>
          <w:b/>
          <w:bCs/>
        </w:rPr>
      </w:pPr>
    </w:p>
    <w:p w14:paraId="3E90E190" w14:textId="0B192E88" w:rsidR="00F43EC0" w:rsidRPr="00F43EC0" w:rsidRDefault="00F43EC0" w:rsidP="003B39BF">
      <w:pPr>
        <w:pStyle w:val="TituloSecundario"/>
        <w:numPr>
          <w:ilvl w:val="1"/>
          <w:numId w:val="35"/>
        </w:numPr>
        <w:ind w:left="567" w:hanging="567"/>
      </w:pPr>
      <w:bookmarkStart w:id="531" w:name="_Toc234543893"/>
      <w:r w:rsidRPr="003B39BF">
        <w:rPr>
          <w:i/>
          <w:iCs/>
        </w:rPr>
        <w:t>Snapshot</w:t>
      </w:r>
      <w:r w:rsidRPr="00F43EC0">
        <w:t xml:space="preserve"> JSON versus modelo relacional normalizado</w:t>
      </w:r>
      <w:bookmarkEnd w:id="531"/>
    </w:p>
    <w:p w14:paraId="412390CA" w14:textId="6E162E9E" w:rsidR="006072C8" w:rsidRDefault="006072C8" w:rsidP="006072C8">
      <w:pPr>
        <w:pStyle w:val="Texto"/>
      </w:pPr>
      <w:r w:rsidRPr="006072C8">
        <w:t xml:space="preserve">A escolha de guardar os resultados de avaliação como um </w:t>
      </w:r>
      <w:r w:rsidRPr="003B39BF">
        <w:rPr>
          <w:i/>
          <w:iCs/>
        </w:rPr>
        <w:t>snapshot</w:t>
      </w:r>
      <w:r w:rsidRPr="006072C8">
        <w:t xml:space="preserve"> JSON e não como uma tabela normalizada interconectada através de chaves estrangeiras </w:t>
      </w:r>
      <w:r>
        <w:t>à</w:t>
      </w:r>
      <w:r w:rsidRPr="006072C8">
        <w:t xml:space="preserve"> </w:t>
      </w:r>
      <w:r w:rsidRPr="003B39BF">
        <w:rPr>
          <w:i/>
          <w:iCs/>
        </w:rPr>
        <w:t>template</w:t>
      </w:r>
      <w:r w:rsidRPr="006072C8">
        <w:t xml:space="preserve"> de origem é, a princípio, contra-intuitiva na medida em que se esperaria </w:t>
      </w:r>
      <w:r w:rsidRPr="006072C8">
        <w:lastRenderedPageBreak/>
        <w:t xml:space="preserve">evitar uma duplicação de dados. O </w:t>
      </w:r>
      <w:r w:rsidRPr="003B39BF">
        <w:rPr>
          <w:i/>
          <w:iCs/>
        </w:rPr>
        <w:t>template</w:t>
      </w:r>
      <w:r w:rsidRPr="006072C8">
        <w:t xml:space="preserve"> de origem é volátil no tempo e a veracidade histórica dos resultados já entregues é mais um requisito de negócio que a normalização do esquema. </w:t>
      </w:r>
      <w:commentRangeStart w:id="532"/>
      <w:r w:rsidRPr="006072C8">
        <w:t xml:space="preserve">A facilidade com que se conseguiu, </w:t>
      </w:r>
      <w:r w:rsidR="00056AD2">
        <w:t>de</w:t>
      </w:r>
      <w:r w:rsidR="00056AD2" w:rsidRPr="006072C8">
        <w:t xml:space="preserve"> </w:t>
      </w:r>
      <w:r w:rsidRPr="006072C8">
        <w:t xml:space="preserve">seguida, implementar a </w:t>
      </w:r>
      <w:r w:rsidRPr="003B39BF">
        <w:rPr>
          <w:i/>
          <w:iCs/>
        </w:rPr>
        <w:t>interface</w:t>
      </w:r>
      <w:r w:rsidRPr="006072C8">
        <w:t xml:space="preserve"> de consulta dos resultados sem qualquer </w:t>
      </w:r>
      <w:r>
        <w:t>ligação</w:t>
      </w:r>
      <w:r w:rsidRPr="006072C8">
        <w:t xml:space="preserve"> com </w:t>
      </w:r>
      <w:r>
        <w:t>a</w:t>
      </w:r>
      <w:r w:rsidRPr="006072C8">
        <w:t xml:space="preserve"> </w:t>
      </w:r>
      <w:r w:rsidRPr="003B39BF">
        <w:rPr>
          <w:i/>
          <w:iCs/>
        </w:rPr>
        <w:t>template</w:t>
      </w:r>
      <w:r w:rsidRPr="006072C8">
        <w:t xml:space="preserve">, lendo diretamente no </w:t>
      </w:r>
      <w:r>
        <w:t>JSON</w:t>
      </w:r>
      <w:r w:rsidRPr="006072C8">
        <w:t xml:space="preserve"> o texto da pergunta, o tipo de campo, a resposta</w:t>
      </w:r>
      <w:r w:rsidR="00E26FF3">
        <w:t>, entre outras,</w:t>
      </w:r>
      <w:r w:rsidRPr="006072C8">
        <w:t xml:space="preserve"> validou esta opção na prática, mesmo ao custo de tornar mais difícil, por </w:t>
      </w:r>
      <w:r w:rsidRPr="003B39BF">
        <w:rPr>
          <w:i/>
          <w:iCs/>
        </w:rPr>
        <w:t>design</w:t>
      </w:r>
      <w:r w:rsidRPr="006072C8">
        <w:t>, qualquer análise agregada que exigisse reprocessar o conteúdo do JSON armazenado (em contraposição a uma simples consulta SQL sobre colunas normalizadas).</w:t>
      </w:r>
      <w:commentRangeEnd w:id="532"/>
      <w:r w:rsidR="0079301C">
        <w:rPr>
          <w:rStyle w:val="CommentReference"/>
          <w:sz w:val="22"/>
          <w:szCs w:val="20"/>
        </w:rPr>
        <w:commentReference w:id="532"/>
      </w:r>
    </w:p>
    <w:p w14:paraId="048BAE03" w14:textId="77777777" w:rsidR="00E26FF3" w:rsidRDefault="00E26FF3" w:rsidP="006072C8">
      <w:pPr>
        <w:pStyle w:val="Texto"/>
        <w:rPr>
          <w:b/>
          <w:bCs/>
        </w:rPr>
      </w:pPr>
    </w:p>
    <w:p w14:paraId="4947B811" w14:textId="18AD0849" w:rsidR="00F43EC0" w:rsidRPr="00F43EC0" w:rsidRDefault="00F43EC0" w:rsidP="003B39BF">
      <w:pPr>
        <w:pStyle w:val="TituloSecundario"/>
        <w:numPr>
          <w:ilvl w:val="1"/>
          <w:numId w:val="35"/>
        </w:numPr>
        <w:ind w:left="567" w:hanging="567"/>
      </w:pPr>
      <w:bookmarkStart w:id="533" w:name="_Toc234543894"/>
      <w:r w:rsidRPr="00F43EC0">
        <w:t>Idempotência e regeneração de token como trade-off de segurança</w:t>
      </w:r>
      <w:bookmarkEnd w:id="533"/>
    </w:p>
    <w:p w14:paraId="06F6CF78" w14:textId="34F6C054" w:rsidR="006072C8" w:rsidRDefault="006072C8" w:rsidP="006072C8">
      <w:pPr>
        <w:pStyle w:val="Texto"/>
        <w:rPr>
          <w:b/>
          <w:bCs/>
        </w:rPr>
      </w:pPr>
      <w:r>
        <w:t>A</w:t>
      </w:r>
      <w:r w:rsidRPr="006072C8">
        <w:t xml:space="preserve"> opção de regenerar o </w:t>
      </w:r>
      <w:r w:rsidRPr="003B39BF">
        <w:rPr>
          <w:i/>
          <w:iCs/>
        </w:rPr>
        <w:t>token</w:t>
      </w:r>
      <w:r w:rsidRPr="006072C8">
        <w:t xml:space="preserve"> a cada novo envio de notificação, em vez de apenas na criação do acesso (tal como </w:t>
      </w:r>
      <w:r>
        <w:t xml:space="preserve">nos </w:t>
      </w:r>
      <w:r w:rsidR="0058545B">
        <w:t>“</w:t>
      </w:r>
      <w:r>
        <w:t>Documentos de Orçamento</w:t>
      </w:r>
      <w:r w:rsidR="0058545B">
        <w:t>”</w:t>
      </w:r>
      <w:r w:rsidRPr="006072C8">
        <w:t xml:space="preserve">), substitui uma leve perda de conveniência, uma vez que um </w:t>
      </w:r>
      <w:r w:rsidRPr="003B39BF">
        <w:rPr>
          <w:i/>
          <w:iCs/>
        </w:rPr>
        <w:t>link</w:t>
      </w:r>
      <w:r w:rsidRPr="006072C8">
        <w:t xml:space="preserve"> ainda não consumido é invalidado quando a tarefa é reenviada, por uma redução direta na janela de exposição de </w:t>
      </w:r>
      <w:r w:rsidRPr="003B39BF">
        <w:rPr>
          <w:i/>
          <w:iCs/>
        </w:rPr>
        <w:t>tokens</w:t>
      </w:r>
      <w:r w:rsidRPr="006072C8">
        <w:t xml:space="preserve"> antigos, um </w:t>
      </w:r>
      <w:r w:rsidRPr="003B39BF">
        <w:rPr>
          <w:i/>
          <w:iCs/>
        </w:rPr>
        <w:t>trade-off</w:t>
      </w:r>
      <w:r w:rsidRPr="006072C8">
        <w:t xml:space="preserve"> considerado justificado dado o carácter sensível de um acesso não autenticado à informação de tarefas de cliente.</w:t>
      </w:r>
    </w:p>
    <w:p w14:paraId="040CAD1D" w14:textId="3F6094B9" w:rsidR="00F43EC0" w:rsidRPr="00A662C3" w:rsidRDefault="006072C8" w:rsidP="003B39BF">
      <w:pPr>
        <w:pStyle w:val="TituloPrincipal"/>
        <w:numPr>
          <w:ilvl w:val="0"/>
          <w:numId w:val="35"/>
        </w:numPr>
        <w:ind w:left="357" w:hanging="357"/>
      </w:pPr>
      <w:r>
        <w:br w:type="page"/>
      </w:r>
      <w:bookmarkStart w:id="534" w:name="_Toc234543895"/>
      <w:r w:rsidR="00F43EC0">
        <w:lastRenderedPageBreak/>
        <w:t xml:space="preserve">Conclusão e </w:t>
      </w:r>
      <w:r w:rsidR="00A96CF0">
        <w:t>futuros desenvolvimentos</w:t>
      </w:r>
      <w:bookmarkEnd w:id="534"/>
    </w:p>
    <w:p w14:paraId="0A8E6197" w14:textId="77777777" w:rsidR="00F43EC0" w:rsidRDefault="00F43EC0" w:rsidP="00F43EC0">
      <w:pPr>
        <w:pStyle w:val="TituloSecundario"/>
      </w:pPr>
      <w:bookmarkStart w:id="535" w:name="_Toc234543896"/>
      <w:r>
        <w:t>Síntese dos objetivos alcançados</w:t>
      </w:r>
      <w:bookmarkEnd w:id="535"/>
    </w:p>
    <w:p w14:paraId="586E4D26" w14:textId="3DBCC28B" w:rsidR="006072C8" w:rsidRDefault="00A96CF0" w:rsidP="006072C8">
      <w:pPr>
        <w:pStyle w:val="Texto"/>
        <w:rPr>
          <w:b/>
          <w:bCs/>
        </w:rPr>
      </w:pPr>
      <w:r>
        <w:t>Os</w:t>
      </w:r>
      <w:r w:rsidR="006072C8" w:rsidRPr="006072C8">
        <w:t xml:space="preserve"> objetivos traçados para este projeto foram atingidos. O </w:t>
      </w:r>
      <w:r w:rsidR="006072C8">
        <w:t>mecanismo</w:t>
      </w:r>
      <w:r w:rsidR="006072C8" w:rsidRPr="006072C8">
        <w:t xml:space="preserve"> de </w:t>
      </w:r>
      <w:r w:rsidR="006072C8">
        <w:t>Acessos Externos</w:t>
      </w:r>
      <w:r w:rsidR="006072C8" w:rsidRPr="006072C8">
        <w:t xml:space="preserve"> foi </w:t>
      </w:r>
      <w:r w:rsidR="006072C8">
        <w:t>implementado</w:t>
      </w:r>
      <w:r w:rsidR="006072C8" w:rsidRPr="006072C8">
        <w:t xml:space="preserve"> na totalidade para a entidade </w:t>
      </w:r>
      <w:r>
        <w:t>“</w:t>
      </w:r>
      <w:r w:rsidR="006072C8">
        <w:t>Tarefa Externa</w:t>
      </w:r>
      <w:r>
        <w:t>”</w:t>
      </w:r>
      <w:r w:rsidR="006072C8" w:rsidRPr="006072C8">
        <w:t xml:space="preserve">, segundo a cópia fiel do </w:t>
      </w:r>
      <w:r w:rsidR="006072C8" w:rsidRPr="003B39BF">
        <w:rPr>
          <w:i/>
          <w:iCs/>
        </w:rPr>
        <w:t>design</w:t>
      </w:r>
      <w:r w:rsidR="006072C8" w:rsidRPr="006072C8">
        <w:t xml:space="preserve"> arquitetural de </w:t>
      </w:r>
      <w:r w:rsidR="0058545B">
        <w:t>“</w:t>
      </w:r>
      <w:r w:rsidR="006072C8">
        <w:t>Documentos de Orçamento</w:t>
      </w:r>
      <w:r w:rsidR="0058545B">
        <w:t>”</w:t>
      </w:r>
      <w:r w:rsidR="006072C8" w:rsidRPr="006072C8">
        <w:t xml:space="preserve"> em todas as camadas da aplicação e resolvendo, a um nível documentado, as diferenças verdadeiras entre ambas as entidades. O modelo de persistência do resultado da avaliação, baseado num </w:t>
      </w:r>
      <w:r w:rsidR="006072C8" w:rsidRPr="003B39BF">
        <w:rPr>
          <w:i/>
          <w:iCs/>
        </w:rPr>
        <w:t>snapshot</w:t>
      </w:r>
      <w:r w:rsidR="006072C8" w:rsidRPr="006072C8">
        <w:t xml:space="preserve"> desnormalizado, foi projetado, desenvolvido e validado, tendo também sido construída a </w:t>
      </w:r>
      <w:r w:rsidRPr="006072C8">
        <w:t>respetiva</w:t>
      </w:r>
      <w:r w:rsidR="006072C8" w:rsidRPr="006072C8">
        <w:t xml:space="preserve"> </w:t>
      </w:r>
      <w:r w:rsidR="006072C8" w:rsidRPr="003B39BF">
        <w:rPr>
          <w:i/>
          <w:iCs/>
        </w:rPr>
        <w:t>interface</w:t>
      </w:r>
      <w:r w:rsidR="006072C8" w:rsidRPr="006072C8">
        <w:t xml:space="preserve"> de consulta de forma a tirar vantagem direta des</w:t>
      </w:r>
      <w:r w:rsidR="006072C8">
        <w:t>t</w:t>
      </w:r>
      <w:r w:rsidR="006072C8" w:rsidRPr="006072C8">
        <w:t xml:space="preserve">a escolha de modelação. A </w:t>
      </w:r>
      <w:r w:rsidR="006072C8" w:rsidRPr="003B39BF">
        <w:rPr>
          <w:i/>
          <w:iCs/>
        </w:rPr>
        <w:t>preview</w:t>
      </w:r>
      <w:r w:rsidR="006072C8" w:rsidRPr="006072C8">
        <w:t xml:space="preserve"> interna, o </w:t>
      </w:r>
      <w:r w:rsidR="006072C8" w:rsidRPr="003B39BF">
        <w:rPr>
          <w:i/>
          <w:iCs/>
        </w:rPr>
        <w:t>dashboard</w:t>
      </w:r>
      <w:r w:rsidR="006072C8" w:rsidRPr="006072C8">
        <w:t xml:space="preserve"> do utilizador externo e </w:t>
      </w:r>
      <w:r w:rsidR="006072C8">
        <w:t>a</w:t>
      </w:r>
      <w:r w:rsidR="006072C8" w:rsidRPr="006072C8">
        <w:t xml:space="preserve"> </w:t>
      </w:r>
      <w:r w:rsidR="006072C8" w:rsidRPr="003B39BF">
        <w:rPr>
          <w:i/>
          <w:iCs/>
        </w:rPr>
        <w:t>dashboard</w:t>
      </w:r>
      <w:r w:rsidR="006072C8">
        <w:t xml:space="preserve"> de resultados das avaliações </w:t>
      </w:r>
      <w:r w:rsidR="006072C8" w:rsidRPr="006072C8">
        <w:t xml:space="preserve">foram igualmente entregues. </w:t>
      </w:r>
    </w:p>
    <w:p w14:paraId="748BBF57" w14:textId="3BEB998B" w:rsidR="00F43EC0" w:rsidRDefault="00F43EC0" w:rsidP="00F43EC0">
      <w:pPr>
        <w:pStyle w:val="TituloSecundario"/>
      </w:pPr>
      <w:bookmarkStart w:id="536" w:name="_Toc234543897"/>
      <w:r>
        <w:t>Contribuições do projeto para o Sweb</w:t>
      </w:r>
      <w:bookmarkEnd w:id="536"/>
    </w:p>
    <w:p w14:paraId="54A0C6E5" w14:textId="0648178F" w:rsidR="00342AAB" w:rsidRDefault="00342AAB" w:rsidP="00342AAB">
      <w:pPr>
        <w:pStyle w:val="Texto"/>
        <w:rPr>
          <w:b/>
          <w:bCs/>
        </w:rPr>
      </w:pPr>
      <w:r w:rsidRPr="00342AAB">
        <w:t xml:space="preserve">A </w:t>
      </w:r>
      <w:r>
        <w:t>principal</w:t>
      </w:r>
      <w:r w:rsidRPr="00342AAB">
        <w:t xml:space="preserve"> contribuição d</w:t>
      </w:r>
      <w:r>
        <w:t>este</w:t>
      </w:r>
      <w:r w:rsidRPr="00342AAB">
        <w:t xml:space="preserve"> trabalho para </w:t>
      </w:r>
      <w:r>
        <w:t>a aplicação</w:t>
      </w:r>
      <w:r w:rsidRPr="00342AAB">
        <w:t xml:space="preserve"> Sweb consiste em proporcionar à empresa um canal de comunicação seguro e auditável com os seus clientes, moldado para o setor das tarefas de serviço, complementado por um mecanismo de avaliação que estruturadamente e historicamente de forma fiável permite à empresa obter </w:t>
      </w:r>
      <w:r w:rsidRPr="003B39BF">
        <w:rPr>
          <w:i/>
          <w:iCs/>
        </w:rPr>
        <w:t>feedback</w:t>
      </w:r>
      <w:r w:rsidRPr="00342AAB">
        <w:t xml:space="preserve"> sobre a execução do serviço. Por outro lado, o </w:t>
      </w:r>
      <w:r w:rsidRPr="003B39BF">
        <w:rPr>
          <w:i/>
          <w:iCs/>
        </w:rPr>
        <w:t>dashboard</w:t>
      </w:r>
      <w:r w:rsidRPr="00342AAB">
        <w:t xml:space="preserve"> do utilizador externo transforma os dados já existentes no sistema e registo histórico das alterações, comentários, anexos, datas de criação e fim das tarefas num retrato de fácil </w:t>
      </w:r>
      <w:r>
        <w:t>compreensão</w:t>
      </w:r>
      <w:r w:rsidRPr="00342AAB">
        <w:t xml:space="preserve"> sobre a situação de cada cliente, sem exigência de introdução de novas fontes de dados, para além das estritamente necessárias. De uma maneira mais geral, o projeto, em código produtivo, demonstra que o padrão arquitetural maduro pode ser replicado para novas entidades de negócio sem comprometer a coerência do sistema, mesmo quando essa entidade de negócio diverge, de forma concreta e não trivial, da entidade de negócio que serviu de base.</w:t>
      </w:r>
    </w:p>
    <w:p w14:paraId="340C704B" w14:textId="16BC80EC" w:rsidR="009F7058" w:rsidRDefault="00F43EC0" w:rsidP="00F43EC0">
      <w:pPr>
        <w:pStyle w:val="TituloSecundario"/>
      </w:pPr>
      <w:bookmarkStart w:id="537" w:name="_Toc234543898"/>
      <w:r>
        <w:t>Possíveis melhorias</w:t>
      </w:r>
      <w:bookmarkEnd w:id="537"/>
    </w:p>
    <w:p w14:paraId="63D017FE" w14:textId="7BBAA542" w:rsidR="00396A40" w:rsidRDefault="001B3679" w:rsidP="001B3679">
      <w:pPr>
        <w:pStyle w:val="Texto"/>
        <w:rPr>
          <w:rFonts w:eastAsiaTheme="majorEastAsia"/>
          <w:b/>
          <w:color w:val="000000" w:themeColor="text1"/>
          <w:sz w:val="32"/>
          <w:szCs w:val="32"/>
        </w:rPr>
      </w:pPr>
      <w:r w:rsidRPr="001B3679">
        <w:t xml:space="preserve">O sistema de Avaliação e o mecanismo de Acessos Externos cumpriram a totalidade dos objetivos que foram estabelecidos. A persistência dos resultados como snapshot JSON validou a sua vantagem para a consulta individual. No entanto, designadamente dificulta qualquer análise agregada que exigiria reprocessar o conteúdo armazenado. A extração periódica e o armazenamento estruturado dos campos mais relevantes do FinalScore e das respostas poderiam constituir uma </w:t>
      </w:r>
      <w:r w:rsidRPr="001B3679">
        <w:lastRenderedPageBreak/>
        <w:t xml:space="preserve">melhoria. Isto preservaria a imutabilidade do snapshot original e, ao mesmo tempo, permitiria relatórios agregados mais ricos no </w:t>
      </w:r>
      <w:r w:rsidRPr="001B3679">
        <w:rPr>
          <w:i/>
          <w:iCs/>
        </w:rPr>
        <w:t>Dashboard</w:t>
      </w:r>
      <w:r w:rsidRPr="001B3679">
        <w:t xml:space="preserve"> de Qualidade de Serviço. Finalmente, o canal de comunicação externo poderia ser reforçado com mecanismos adicionais de monitorização e de limitação de utilização dos tokens de acesso . O formulário de avaliação poderia também ser alargado a outros tipos de tarefa ou a outros canais de comunicação, estendendo o alcance do mecanismo desenvolvido a outras áreas de negócio do Sweb.</w:t>
      </w:r>
      <w:r w:rsidR="00396A40">
        <w:br w:type="page"/>
      </w:r>
    </w:p>
    <w:p w14:paraId="4D641B57" w14:textId="26DC12F5" w:rsidR="00F43EC0" w:rsidRDefault="009F7058" w:rsidP="00F43EC0">
      <w:pPr>
        <w:pStyle w:val="TituloPrincipal"/>
      </w:pPr>
      <w:bookmarkStart w:id="538" w:name="_Toc234543899"/>
      <w:r>
        <w:lastRenderedPageBreak/>
        <w:t>Referências bibliográficas</w:t>
      </w:r>
      <w:bookmarkEnd w:id="538"/>
    </w:p>
    <w:p w14:paraId="646F9DE8" w14:textId="0F808683" w:rsidR="009041AB" w:rsidRPr="0079301C" w:rsidRDefault="00611F2B" w:rsidP="0079301C">
      <w:pPr>
        <w:pStyle w:val="ListParagraph"/>
        <w:numPr>
          <w:ilvl w:val="0"/>
          <w:numId w:val="12"/>
        </w:numPr>
        <w:spacing w:before="120" w:after="120" w:line="360" w:lineRule="auto"/>
        <w:ind w:left="568" w:hanging="284"/>
        <w:contextualSpacing w:val="0"/>
        <w:jc w:val="both"/>
        <w:rPr>
          <w:rFonts w:cs="Arial"/>
          <w:color w:val="000000"/>
          <w:lang w:val="en-US"/>
          <w:rPrChange w:id="539" w:author="Gonçalo Brandão" w:date="2026-07-09T23:17:00Z" w16du:dateUtc="2026-07-09T22:17:00Z">
            <w:rPr>
              <w:rFonts w:ascii="Times New Roman" w:hAnsi="Times New Roman" w:cs="Times New Roman"/>
            </w:rPr>
          </w:rPrChange>
        </w:rPr>
      </w:pPr>
      <w:r>
        <w:rPr>
          <w:rFonts w:cs="Arial"/>
          <w:color w:val="000000"/>
        </w:rPr>
        <w:t xml:space="preserve">Main Software. (n.d.). Soluções de Software ERP e Gestão de Empresas. </w:t>
      </w:r>
      <w:r w:rsidRPr="00D72FEE">
        <w:rPr>
          <w:rFonts w:cs="Arial"/>
          <w:color w:val="000000"/>
          <w:lang w:val="en-US"/>
        </w:rPr>
        <w:t>Main Software. Retrieved July 9, 2026, from https://mainsoftware.pt/solucoes-de-software-erp-gestao-empresas/</w:t>
      </w:r>
    </w:p>
    <w:p w14:paraId="2909BFA0" w14:textId="15BC63AD" w:rsidR="009041AB" w:rsidRPr="00611F2B" w:rsidRDefault="009041AB" w:rsidP="003B39BF">
      <w:pPr>
        <w:rPr>
          <w:lang w:val="en-US"/>
          <w:rPrChange w:id="540" w:author="Gonçalo Brandão" w:date="2026-07-09T23:17:00Z" w16du:dateUtc="2026-07-09T22:17:00Z">
            <w:rPr/>
          </w:rPrChange>
        </w:rPr>
      </w:pPr>
    </w:p>
    <w:p w14:paraId="55DCE976" w14:textId="77777777" w:rsidR="009041AB" w:rsidRPr="00611F2B" w:rsidRDefault="009041AB" w:rsidP="005D5776">
      <w:pPr>
        <w:tabs>
          <w:tab w:val="left" w:pos="2225"/>
        </w:tabs>
        <w:spacing w:before="120" w:after="120" w:line="360" w:lineRule="auto"/>
        <w:rPr>
          <w:rFonts w:ascii="Times New Roman" w:hAnsi="Times New Roman" w:cs="Times New Roman"/>
          <w:lang w:val="en-US"/>
          <w:rPrChange w:id="541" w:author="Gonçalo Brandão" w:date="2026-07-09T23:17:00Z" w16du:dateUtc="2026-07-09T22:17:00Z">
            <w:rPr>
              <w:rFonts w:ascii="Times New Roman" w:hAnsi="Times New Roman" w:cs="Times New Roman"/>
            </w:rPr>
          </w:rPrChange>
        </w:rPr>
      </w:pPr>
    </w:p>
    <w:p w14:paraId="4429FCC8" w14:textId="3F11160B" w:rsidR="07FB99F1" w:rsidRPr="0079301C" w:rsidRDefault="07FB99F1" w:rsidP="0079301C">
      <w:pPr>
        <w:pStyle w:val="TituloPrincipal"/>
        <w:rPr>
          <w:color w:val="000000"/>
        </w:rPr>
      </w:pPr>
    </w:p>
    <w:sectPr w:rsidR="07FB99F1" w:rsidRPr="0079301C" w:rsidSect="006242E5">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6" w:author="Mário Jorge Dias Lousã" w:date="2026-07-08T16:07:00Z" w:initials="MJDL">
    <w:p w14:paraId="520C536F" w14:textId="77777777" w:rsidR="00A27E32" w:rsidRDefault="00A27E32" w:rsidP="00A27E32">
      <w:pPr>
        <w:pStyle w:val="CommentText"/>
      </w:pPr>
      <w:r>
        <w:rPr>
          <w:rStyle w:val="CommentReference"/>
        </w:rPr>
        <w:annotationRef/>
      </w:r>
      <w:r>
        <w:t>O nome da empresa pode ser divulgado?</w:t>
      </w:r>
    </w:p>
  </w:comment>
  <w:comment w:id="437" w:author="Gonçalo Brandão" w:date="2026-07-09T13:47:00Z" w:initials="GB">
    <w:p w14:paraId="44C07DEB" w14:textId="77777777" w:rsidR="00884568" w:rsidRDefault="00884568" w:rsidP="00884568">
      <w:pPr>
        <w:pStyle w:val="CommentText"/>
      </w:pPr>
      <w:r>
        <w:rPr>
          <w:rStyle w:val="CommentReference"/>
        </w:rPr>
        <w:annotationRef/>
      </w:r>
      <w:r>
        <w:t>TaskExternal é o nome da entidade no código. Vou alterar em todo o lado para não causar confusão novamente.</w:t>
      </w:r>
    </w:p>
  </w:comment>
  <w:comment w:id="449" w:author="Mário Jorge Dias Lousã" w:date="2026-07-08T17:48:00Z" w:initials="MJDL">
    <w:p w14:paraId="7DF96A34" w14:textId="77777777" w:rsidR="00C20C98" w:rsidRDefault="00C20C98" w:rsidP="00C20C98">
      <w:pPr>
        <w:pStyle w:val="CommentText"/>
      </w:pPr>
      <w:r>
        <w:rPr>
          <w:rStyle w:val="CommentReference"/>
        </w:rPr>
        <w:annotationRef/>
      </w:r>
      <w:r>
        <w:t>Sugiro que inclua alguma ou algumas fontes que sustentem a descrição do SWEB</w:t>
      </w:r>
    </w:p>
  </w:comment>
  <w:comment w:id="469" w:author="Mário Jorge Dias Lousã" w:date="2026-07-08T20:51:00Z" w:initials="MJDL">
    <w:p w14:paraId="5647B3F1" w14:textId="77777777" w:rsidR="00944AD8" w:rsidRDefault="00944AD8" w:rsidP="00944AD8">
      <w:pPr>
        <w:pStyle w:val="CommentText"/>
      </w:pPr>
      <w:r>
        <w:rPr>
          <w:rStyle w:val="CommentReference"/>
        </w:rPr>
        <w:annotationRef/>
      </w:r>
      <w:r>
        <w:t>Rever a frase. Está confusa.</w:t>
      </w:r>
    </w:p>
  </w:comment>
  <w:comment w:id="515" w:author="Mário Jorge Dias Lousã" w:date="2026-07-08T22:29:00Z" w:initials="MJDL">
    <w:p w14:paraId="44EE6D62" w14:textId="77777777" w:rsidR="00F111BD" w:rsidRDefault="00F111BD" w:rsidP="00F111BD">
      <w:pPr>
        <w:pStyle w:val="CommentText"/>
      </w:pPr>
      <w:r>
        <w:rPr>
          <w:rStyle w:val="CommentReference"/>
        </w:rPr>
        <w:annotationRef/>
      </w:r>
      <w:r>
        <w:t>Rever a frase</w:t>
      </w:r>
    </w:p>
  </w:comment>
  <w:comment w:id="532" w:author="Mário Jorge Dias Lousã" w:date="2026-07-08T22:47:00Z" w:initials="MJDL">
    <w:p w14:paraId="24880EA0" w14:textId="77777777" w:rsidR="00E26FF3" w:rsidRDefault="00E26FF3" w:rsidP="00E26FF3">
      <w:pPr>
        <w:pStyle w:val="CommentText"/>
      </w:pPr>
      <w:r>
        <w:rPr>
          <w:rStyle w:val="CommentReference"/>
        </w:rPr>
        <w:annotationRef/>
      </w:r>
      <w:r>
        <w:t>Rever o português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0C536F" w15:done="0"/>
  <w15:commentEx w15:paraId="44C07DEB" w15:paraIdParent="520C536F" w15:done="0"/>
  <w15:commentEx w15:paraId="7DF96A34" w15:done="0"/>
  <w15:commentEx w15:paraId="5647B3F1" w15:done="0"/>
  <w15:commentEx w15:paraId="44EE6D62" w15:done="0"/>
  <w15:commentEx w15:paraId="24880E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9A5A9B" w16cex:dateUtc="2026-07-08T15:07:00Z"/>
  <w16cex:commentExtensible w16cex:durableId="63131728" w16cex:dateUtc="2026-07-09T12:47:00Z"/>
  <w16cex:commentExtensible w16cex:durableId="10678854" w16cex:dateUtc="2026-07-08T16:48:00Z"/>
  <w16cex:commentExtensible w16cex:durableId="031F66AA" w16cex:dateUtc="2026-07-08T19:51:00Z"/>
  <w16cex:commentExtensible w16cex:durableId="1877117F" w16cex:dateUtc="2026-07-08T21:29:00Z"/>
  <w16cex:commentExtensible w16cex:durableId="345C5A41" w16cex:dateUtc="2026-07-08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0C536F" w16cid:durableId="5B9A5A9B"/>
  <w16cid:commentId w16cid:paraId="44C07DEB" w16cid:durableId="63131728"/>
  <w16cid:commentId w16cid:paraId="7DF96A34" w16cid:durableId="10678854"/>
  <w16cid:commentId w16cid:paraId="5647B3F1" w16cid:durableId="031F66AA"/>
  <w16cid:commentId w16cid:paraId="44EE6D62" w16cid:durableId="1877117F"/>
  <w16cid:commentId w16cid:paraId="24880EA0" w16cid:durableId="345C5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80D9" w14:textId="77777777" w:rsidR="00A93F70" w:rsidRDefault="00A93F70" w:rsidP="006242E5">
      <w:pPr>
        <w:spacing w:after="0" w:line="240" w:lineRule="auto"/>
      </w:pPr>
      <w:r>
        <w:separator/>
      </w:r>
    </w:p>
  </w:endnote>
  <w:endnote w:type="continuationSeparator" w:id="0">
    <w:p w14:paraId="28573AFF" w14:textId="77777777" w:rsidR="00A93F70" w:rsidRDefault="00A93F70" w:rsidP="00624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8EDB" w14:textId="77777777" w:rsidR="00202DEB" w:rsidRPr="00B73549" w:rsidRDefault="00202DEB" w:rsidP="00202DEB">
    <w:pPr>
      <w:pStyle w:val="Footer"/>
      <w:jc w:val="center"/>
      <w:rPr>
        <w:rFonts w:ascii="Times New Roman" w:hAnsi="Times New Roman" w:cs="Times New Roman"/>
        <w:sz w:val="20"/>
        <w:lang w:val="en-US"/>
      </w:rPr>
    </w:pPr>
    <w:r w:rsidRPr="006242E5">
      <w:rPr>
        <w:rFonts w:ascii="Times New Roman" w:hAnsi="Times New Roman" w:cs="Times New Roman"/>
        <w:sz w:val="20"/>
      </w:rPr>
      <w:fldChar w:fldCharType="begin"/>
    </w:r>
    <w:r w:rsidRPr="006242E5">
      <w:rPr>
        <w:rFonts w:ascii="Times New Roman" w:hAnsi="Times New Roman" w:cs="Times New Roman"/>
        <w:sz w:val="20"/>
      </w:rPr>
      <w:instrText>PAGE   \* MERGEFORMAT</w:instrText>
    </w:r>
    <w:r w:rsidRPr="006242E5">
      <w:rPr>
        <w:rFonts w:ascii="Times New Roman" w:hAnsi="Times New Roman" w:cs="Times New Roman"/>
        <w:sz w:val="20"/>
      </w:rPr>
      <w:fldChar w:fldCharType="separate"/>
    </w:r>
    <w:r>
      <w:rPr>
        <w:rFonts w:ascii="Times New Roman" w:hAnsi="Times New Roman" w:cs="Times New Roman"/>
        <w:sz w:val="20"/>
      </w:rPr>
      <w:t>v</w:t>
    </w:r>
    <w:r w:rsidRPr="006242E5">
      <w:rPr>
        <w:rFonts w:ascii="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B8F8" w14:textId="77777777" w:rsidR="006242E5" w:rsidRPr="006242E5" w:rsidRDefault="006242E5" w:rsidP="006242E5">
    <w:pPr>
      <w:pStyle w:val="Footer"/>
      <w:jc w:val="center"/>
      <w:rPr>
        <w:rFonts w:ascii="Times New Roman" w:hAnsi="Times New Roman" w:cs="Times New Roman"/>
        <w:sz w:val="20"/>
      </w:rPr>
    </w:pPr>
    <w:r w:rsidRPr="006242E5">
      <w:rPr>
        <w:rFonts w:ascii="Times New Roman" w:hAnsi="Times New Roman" w:cs="Times New Roman"/>
        <w:sz w:val="20"/>
      </w:rPr>
      <w:fldChar w:fldCharType="begin"/>
    </w:r>
    <w:r w:rsidRPr="006242E5">
      <w:rPr>
        <w:rFonts w:ascii="Times New Roman" w:hAnsi="Times New Roman" w:cs="Times New Roman"/>
        <w:sz w:val="20"/>
      </w:rPr>
      <w:instrText>PAGE   \* MERGEFORMAT</w:instrText>
    </w:r>
    <w:r w:rsidRPr="006242E5">
      <w:rPr>
        <w:rFonts w:ascii="Times New Roman" w:hAnsi="Times New Roman" w:cs="Times New Roman"/>
        <w:sz w:val="20"/>
      </w:rPr>
      <w:fldChar w:fldCharType="separate"/>
    </w:r>
    <w:r w:rsidR="00B5543C">
      <w:rPr>
        <w:rFonts w:ascii="Times New Roman" w:hAnsi="Times New Roman" w:cs="Times New Roman"/>
        <w:noProof/>
        <w:sz w:val="20"/>
      </w:rPr>
      <w:t>ii</w:t>
    </w:r>
    <w:r w:rsidRPr="006242E5">
      <w:rPr>
        <w:rFonts w:ascii="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E6D6" w14:textId="77777777" w:rsidR="004E2B60" w:rsidRPr="004E2B60" w:rsidRDefault="004E2B60" w:rsidP="00202DEB">
    <w:pPr>
      <w:pStyle w:val="Footer"/>
      <w:jc w:val="center"/>
      <w:rPr>
        <w:rFonts w:ascii="Times New Roman" w:hAnsi="Times New Roman" w:cs="Times New Roman"/>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A117" w14:textId="77777777" w:rsidR="00065A84" w:rsidRPr="004E2B60" w:rsidRDefault="00065A84" w:rsidP="00202DEB">
    <w:pPr>
      <w:pStyle w:val="Footer"/>
      <w:jc w:val="center"/>
      <w:rPr>
        <w:rFonts w:ascii="Times New Roman" w:hAnsi="Times New Roman" w:cs="Times New Roman"/>
        <w:sz w:val="20"/>
      </w:rPr>
    </w:pPr>
    <w:r w:rsidRPr="006242E5">
      <w:rPr>
        <w:rFonts w:ascii="Times New Roman" w:hAnsi="Times New Roman" w:cs="Times New Roman"/>
        <w:sz w:val="20"/>
      </w:rPr>
      <w:fldChar w:fldCharType="begin"/>
    </w:r>
    <w:r w:rsidRPr="006242E5">
      <w:rPr>
        <w:rFonts w:ascii="Times New Roman" w:hAnsi="Times New Roman" w:cs="Times New Roman"/>
        <w:sz w:val="20"/>
      </w:rPr>
      <w:instrText>PAGE   \* MERGEFORMAT</w:instrText>
    </w:r>
    <w:r w:rsidRPr="006242E5">
      <w:rPr>
        <w:rFonts w:ascii="Times New Roman" w:hAnsi="Times New Roman" w:cs="Times New Roman"/>
        <w:sz w:val="20"/>
      </w:rPr>
      <w:fldChar w:fldCharType="separate"/>
    </w:r>
    <w:r>
      <w:rPr>
        <w:rFonts w:ascii="Times New Roman" w:hAnsi="Times New Roman" w:cs="Times New Roman"/>
        <w:sz w:val="20"/>
      </w:rPr>
      <w:t>10</w:t>
    </w:r>
    <w:r w:rsidRPr="006242E5">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C7E60" w14:textId="77777777" w:rsidR="00A93F70" w:rsidRDefault="00A93F70" w:rsidP="006242E5">
      <w:pPr>
        <w:spacing w:after="0" w:line="240" w:lineRule="auto"/>
      </w:pPr>
      <w:r>
        <w:separator/>
      </w:r>
    </w:p>
  </w:footnote>
  <w:footnote w:type="continuationSeparator" w:id="0">
    <w:p w14:paraId="24864949" w14:textId="77777777" w:rsidR="00A93F70" w:rsidRDefault="00A93F70" w:rsidP="006242E5">
      <w:pPr>
        <w:spacing w:after="0" w:line="240" w:lineRule="auto"/>
      </w:pPr>
      <w:r>
        <w:continuationSeparator/>
      </w:r>
    </w:p>
  </w:footnote>
  <w:footnote w:id="1"/>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226"/>
    </w:tblGrid>
    <w:tr w:rsidR="00811FE2" w14:paraId="6F0B1FE7" w14:textId="77777777" w:rsidTr="00AD2E09">
      <w:tc>
        <w:tcPr>
          <w:tcW w:w="2268" w:type="dxa"/>
        </w:tcPr>
        <w:p w14:paraId="408B398A" w14:textId="77777777" w:rsidR="00811FE2" w:rsidRDefault="00811FE2" w:rsidP="00811FE2">
          <w:pPr>
            <w:pStyle w:val="Header"/>
          </w:pPr>
          <w:r>
            <w:rPr>
              <w:noProof/>
            </w:rPr>
            <w:drawing>
              <wp:inline distT="0" distB="0" distL="0" distR="0" wp14:anchorId="5B809085" wp14:editId="450B7662">
                <wp:extent cx="900000" cy="326665"/>
                <wp:effectExtent l="0" t="0" r="0" b="0"/>
                <wp:docPr id="2129965952" name="Imagem 9" descr="C:\Documents and Settings\mjcr\Ambiente de trabalho\Ano Letivo 2016_2017\Flyers_2016_2017_\logo_ispgaya_no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jcr\Ambiente de trabalho\Ano Letivo 2016_2017\Flyers_2016_2017_\logo_ispgaya_nov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0000" cy="326665"/>
                        </a:xfrm>
                        <a:prstGeom prst="rect">
                          <a:avLst/>
                        </a:prstGeom>
                        <a:noFill/>
                        <a:ln>
                          <a:noFill/>
                        </a:ln>
                      </pic:spPr>
                    </pic:pic>
                  </a:graphicData>
                </a:graphic>
              </wp:inline>
            </w:drawing>
          </w:r>
        </w:p>
      </w:tc>
      <w:tc>
        <w:tcPr>
          <w:tcW w:w="6226" w:type="dxa"/>
          <w:vAlign w:val="bottom"/>
        </w:tcPr>
        <w:p w14:paraId="382B4537" w14:textId="18E535BD" w:rsidR="00811FE2" w:rsidRPr="00065A84" w:rsidRDefault="004C12BA" w:rsidP="00AD2E09">
          <w:pPr>
            <w:pStyle w:val="Header"/>
            <w:jc w:val="right"/>
            <w:rPr>
              <w:rFonts w:cs="Arial"/>
            </w:rPr>
          </w:pPr>
          <w:r>
            <w:rPr>
              <w:rFonts w:cs="Arial"/>
            </w:rPr>
            <w:t>SWEB – Área do Cliente</w:t>
          </w:r>
        </w:p>
      </w:tc>
    </w:tr>
  </w:tbl>
  <w:p w14:paraId="18D3C15A" w14:textId="77777777" w:rsidR="00811FE2" w:rsidRPr="00811FE2" w:rsidRDefault="00811FE2" w:rsidP="00811FE2">
    <w:pPr>
      <w:pStyle w:val="Header"/>
      <w:rPr>
        <w:rFonts w:ascii="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811FE2" w14:paraId="492A2DC1" w14:textId="77777777" w:rsidTr="002F3747">
      <w:tc>
        <w:tcPr>
          <w:tcW w:w="4247" w:type="dxa"/>
          <w:vAlign w:val="bottom"/>
        </w:tcPr>
        <w:p w14:paraId="2DE8AF72" w14:textId="204664EB" w:rsidR="00B77B53" w:rsidRPr="00B77B53" w:rsidRDefault="00B77B53" w:rsidP="002F3747">
          <w:pPr>
            <w:pStyle w:val="Header"/>
            <w:rPr>
              <w:rFonts w:cs="Arial"/>
              <w:sz w:val="20"/>
              <w:szCs w:val="20"/>
            </w:rPr>
          </w:pPr>
          <w:r>
            <w:rPr>
              <w:rFonts w:cs="Arial"/>
              <w:sz w:val="20"/>
              <w:szCs w:val="20"/>
            </w:rPr>
            <w:t>SWEB – Área do Cliente</w:t>
          </w:r>
        </w:p>
      </w:tc>
      <w:tc>
        <w:tcPr>
          <w:tcW w:w="4247" w:type="dxa"/>
        </w:tcPr>
        <w:p w14:paraId="529F6D1F" w14:textId="77777777" w:rsidR="00811FE2" w:rsidRDefault="00811FE2" w:rsidP="00065A84">
          <w:pPr>
            <w:pStyle w:val="Header"/>
            <w:jc w:val="right"/>
          </w:pPr>
          <w:r>
            <w:rPr>
              <w:noProof/>
            </w:rPr>
            <w:drawing>
              <wp:inline distT="0" distB="0" distL="0" distR="0" wp14:anchorId="1B553874" wp14:editId="11CDD904">
                <wp:extent cx="900000" cy="326668"/>
                <wp:effectExtent l="0" t="0" r="0" b="0"/>
                <wp:docPr id="414901118" name="Imagem 1" descr="C:\Documents and Settings\mjcr\Ambiente de trabalho\Ano Letivo 2016_2017\Flyers_2016_2017_\logo_ispgaya_no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jcr\Ambiente de trabalho\Ano Letivo 2016_2017\Flyers_2016_2017_\logo_ispgaya_nov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0000" cy="326668"/>
                        </a:xfrm>
                        <a:prstGeom prst="rect">
                          <a:avLst/>
                        </a:prstGeom>
                        <a:noFill/>
                        <a:ln>
                          <a:noFill/>
                        </a:ln>
                      </pic:spPr>
                    </pic:pic>
                  </a:graphicData>
                </a:graphic>
              </wp:inline>
            </w:drawing>
          </w:r>
        </w:p>
      </w:tc>
    </w:tr>
  </w:tbl>
  <w:p w14:paraId="722A29BD" w14:textId="77777777" w:rsidR="00811FE2" w:rsidRPr="00811FE2" w:rsidRDefault="00811FE2" w:rsidP="00811FE2">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9D5D" w14:textId="77777777" w:rsidR="00736B1E" w:rsidRDefault="00736B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2540"/>
    </w:tblGrid>
    <w:tr w:rsidR="00065A84" w14:paraId="2BF0F5B5" w14:textId="77777777" w:rsidTr="00AD2E09">
      <w:tc>
        <w:tcPr>
          <w:tcW w:w="5954" w:type="dxa"/>
          <w:vAlign w:val="bottom"/>
        </w:tcPr>
        <w:p w14:paraId="4B268DD0" w14:textId="3CE9F9B1" w:rsidR="00065A84" w:rsidRPr="00065A84" w:rsidRDefault="004C12BA" w:rsidP="00AD2E09">
          <w:pPr>
            <w:pStyle w:val="Header"/>
            <w:rPr>
              <w:rFonts w:cs="Arial"/>
            </w:rPr>
          </w:pPr>
          <w:r>
            <w:rPr>
              <w:rFonts w:cs="Arial"/>
            </w:rPr>
            <w:t>SWEB – Área do Cliente</w:t>
          </w:r>
        </w:p>
      </w:tc>
      <w:tc>
        <w:tcPr>
          <w:tcW w:w="2540" w:type="dxa"/>
        </w:tcPr>
        <w:p w14:paraId="211B35F0" w14:textId="77777777" w:rsidR="00065A84" w:rsidRDefault="00065A84" w:rsidP="00065A84">
          <w:pPr>
            <w:pStyle w:val="Header"/>
            <w:jc w:val="right"/>
          </w:pPr>
          <w:r>
            <w:rPr>
              <w:noProof/>
            </w:rPr>
            <w:drawing>
              <wp:inline distT="0" distB="0" distL="0" distR="0" wp14:anchorId="5E355B70" wp14:editId="332BA626">
                <wp:extent cx="900000" cy="326668"/>
                <wp:effectExtent l="0" t="0" r="0" b="0"/>
                <wp:docPr id="1734049174" name="Imagem 8" descr="C:\Documents and Settings\mjcr\Ambiente de trabalho\Ano Letivo 2016_2017\Flyers_2016_2017_\logo_ispgaya_no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jcr\Ambiente de trabalho\Ano Letivo 2016_2017\Flyers_2016_2017_\logo_ispgaya_nov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0000" cy="326668"/>
                        </a:xfrm>
                        <a:prstGeom prst="rect">
                          <a:avLst/>
                        </a:prstGeom>
                        <a:noFill/>
                        <a:ln>
                          <a:noFill/>
                        </a:ln>
                      </pic:spPr>
                    </pic:pic>
                  </a:graphicData>
                </a:graphic>
              </wp:inline>
            </w:drawing>
          </w:r>
        </w:p>
      </w:tc>
    </w:tr>
  </w:tbl>
  <w:p w14:paraId="560ED919" w14:textId="77777777" w:rsidR="00811FE2" w:rsidRPr="00811FE2" w:rsidRDefault="00811FE2">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B4ED9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10C68"/>
    <w:multiLevelType w:val="hybridMultilevel"/>
    <w:tmpl w:val="369AFFBA"/>
    <w:lvl w:ilvl="0" w:tplc="3222B43C">
      <w:start w:val="1"/>
      <w:numFmt w:val="decimal"/>
      <w:lvlText w:val="%1."/>
      <w:lvlJc w:val="left"/>
      <w:pPr>
        <w:ind w:left="720" w:hanging="360"/>
      </w:pPr>
    </w:lvl>
    <w:lvl w:ilvl="1" w:tplc="0D68B6FE">
      <w:start w:val="1"/>
      <w:numFmt w:val="lowerLetter"/>
      <w:lvlText w:val="%2."/>
      <w:lvlJc w:val="left"/>
      <w:pPr>
        <w:ind w:left="1440" w:hanging="360"/>
      </w:pPr>
    </w:lvl>
    <w:lvl w:ilvl="2" w:tplc="D0EC8E3E">
      <w:start w:val="1"/>
      <w:numFmt w:val="lowerRoman"/>
      <w:lvlText w:val="%3."/>
      <w:lvlJc w:val="right"/>
      <w:pPr>
        <w:ind w:left="2160" w:hanging="180"/>
      </w:pPr>
    </w:lvl>
    <w:lvl w:ilvl="3" w:tplc="45D20BB8">
      <w:start w:val="1"/>
      <w:numFmt w:val="decimal"/>
      <w:lvlText w:val="%4."/>
      <w:lvlJc w:val="left"/>
      <w:pPr>
        <w:ind w:left="2880" w:hanging="360"/>
      </w:pPr>
    </w:lvl>
    <w:lvl w:ilvl="4" w:tplc="DDA8178C">
      <w:start w:val="1"/>
      <w:numFmt w:val="lowerLetter"/>
      <w:lvlText w:val="%5."/>
      <w:lvlJc w:val="left"/>
      <w:pPr>
        <w:ind w:left="3600" w:hanging="360"/>
      </w:pPr>
    </w:lvl>
    <w:lvl w:ilvl="5" w:tplc="B4A812EE">
      <w:start w:val="1"/>
      <w:numFmt w:val="lowerRoman"/>
      <w:lvlText w:val="%6."/>
      <w:lvlJc w:val="right"/>
      <w:pPr>
        <w:ind w:left="4320" w:hanging="180"/>
      </w:pPr>
    </w:lvl>
    <w:lvl w:ilvl="6" w:tplc="A01E1C14">
      <w:start w:val="1"/>
      <w:numFmt w:val="decimal"/>
      <w:lvlText w:val="%7."/>
      <w:lvlJc w:val="left"/>
      <w:pPr>
        <w:ind w:left="5040" w:hanging="360"/>
      </w:pPr>
    </w:lvl>
    <w:lvl w:ilvl="7" w:tplc="8CC8769A">
      <w:start w:val="1"/>
      <w:numFmt w:val="lowerLetter"/>
      <w:lvlText w:val="%8."/>
      <w:lvlJc w:val="left"/>
      <w:pPr>
        <w:ind w:left="5760" w:hanging="360"/>
      </w:pPr>
    </w:lvl>
    <w:lvl w:ilvl="8" w:tplc="67C8F31A">
      <w:start w:val="1"/>
      <w:numFmt w:val="lowerRoman"/>
      <w:lvlText w:val="%9."/>
      <w:lvlJc w:val="right"/>
      <w:pPr>
        <w:ind w:left="6480" w:hanging="180"/>
      </w:pPr>
    </w:lvl>
  </w:abstractNum>
  <w:abstractNum w:abstractNumId="2" w15:restartNumberingAfterBreak="0">
    <w:nsid w:val="04AB4129"/>
    <w:multiLevelType w:val="hybridMultilevel"/>
    <w:tmpl w:val="293A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14D05"/>
    <w:multiLevelType w:val="hybridMultilevel"/>
    <w:tmpl w:val="F7FE9010"/>
    <w:lvl w:ilvl="0" w:tplc="A696750C">
      <w:numFmt w:val="bullet"/>
      <w:lvlText w:val="•"/>
      <w:lvlJc w:val="left"/>
      <w:pPr>
        <w:ind w:left="1778" w:hanging="360"/>
      </w:pPr>
      <w:rPr>
        <w:rFonts w:ascii="Arial" w:eastAsiaTheme="minorHAnsi" w:hAnsi="Arial" w:cs="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C0F5768"/>
    <w:multiLevelType w:val="hybridMultilevel"/>
    <w:tmpl w:val="FD926C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D24431B"/>
    <w:multiLevelType w:val="hybridMultilevel"/>
    <w:tmpl w:val="6B32E2E4"/>
    <w:lvl w:ilvl="0" w:tplc="086C9706">
      <w:start w:val="1"/>
      <w:numFmt w:val="bullet"/>
      <w:lvlText w:val=""/>
      <w:lvlJc w:val="left"/>
      <w:pPr>
        <w:tabs>
          <w:tab w:val="num" w:pos="720"/>
        </w:tabs>
        <w:ind w:left="720" w:hanging="360"/>
      </w:pPr>
      <w:rPr>
        <w:rFonts w:ascii="Symbol" w:hAnsi="Symbol" w:hint="default"/>
      </w:rPr>
    </w:lvl>
    <w:lvl w:ilvl="1" w:tplc="66D8F074">
      <w:start w:val="1"/>
      <w:numFmt w:val="bullet"/>
      <w:lvlText w:val=""/>
      <w:lvlJc w:val="left"/>
      <w:pPr>
        <w:tabs>
          <w:tab w:val="num" w:pos="1440"/>
        </w:tabs>
        <w:ind w:left="1440" w:hanging="360"/>
      </w:pPr>
      <w:rPr>
        <w:rFonts w:ascii="Symbol" w:hAnsi="Symbol" w:hint="default"/>
      </w:rPr>
    </w:lvl>
    <w:lvl w:ilvl="2" w:tplc="503C5F3C">
      <w:start w:val="156"/>
      <w:numFmt w:val="bullet"/>
      <w:lvlText w:val="–"/>
      <w:lvlJc w:val="left"/>
      <w:pPr>
        <w:tabs>
          <w:tab w:val="num" w:pos="2160"/>
        </w:tabs>
        <w:ind w:left="2160" w:hanging="360"/>
      </w:pPr>
      <w:rPr>
        <w:rFonts w:ascii="Times New Roman" w:hAnsi="Times New Roman" w:hint="default"/>
      </w:rPr>
    </w:lvl>
    <w:lvl w:ilvl="3" w:tplc="DB22539A" w:tentative="1">
      <w:start w:val="1"/>
      <w:numFmt w:val="bullet"/>
      <w:lvlText w:val=""/>
      <w:lvlJc w:val="left"/>
      <w:pPr>
        <w:tabs>
          <w:tab w:val="num" w:pos="2880"/>
        </w:tabs>
        <w:ind w:left="2880" w:hanging="360"/>
      </w:pPr>
      <w:rPr>
        <w:rFonts w:ascii="Symbol" w:hAnsi="Symbol" w:hint="default"/>
      </w:rPr>
    </w:lvl>
    <w:lvl w:ilvl="4" w:tplc="90C8EBD8" w:tentative="1">
      <w:start w:val="1"/>
      <w:numFmt w:val="bullet"/>
      <w:lvlText w:val=""/>
      <w:lvlJc w:val="left"/>
      <w:pPr>
        <w:tabs>
          <w:tab w:val="num" w:pos="3600"/>
        </w:tabs>
        <w:ind w:left="3600" w:hanging="360"/>
      </w:pPr>
      <w:rPr>
        <w:rFonts w:ascii="Symbol" w:hAnsi="Symbol" w:hint="default"/>
      </w:rPr>
    </w:lvl>
    <w:lvl w:ilvl="5" w:tplc="60309216" w:tentative="1">
      <w:start w:val="1"/>
      <w:numFmt w:val="bullet"/>
      <w:lvlText w:val=""/>
      <w:lvlJc w:val="left"/>
      <w:pPr>
        <w:tabs>
          <w:tab w:val="num" w:pos="4320"/>
        </w:tabs>
        <w:ind w:left="4320" w:hanging="360"/>
      </w:pPr>
      <w:rPr>
        <w:rFonts w:ascii="Symbol" w:hAnsi="Symbol" w:hint="default"/>
      </w:rPr>
    </w:lvl>
    <w:lvl w:ilvl="6" w:tplc="F9468550" w:tentative="1">
      <w:start w:val="1"/>
      <w:numFmt w:val="bullet"/>
      <w:lvlText w:val=""/>
      <w:lvlJc w:val="left"/>
      <w:pPr>
        <w:tabs>
          <w:tab w:val="num" w:pos="5040"/>
        </w:tabs>
        <w:ind w:left="5040" w:hanging="360"/>
      </w:pPr>
      <w:rPr>
        <w:rFonts w:ascii="Symbol" w:hAnsi="Symbol" w:hint="default"/>
      </w:rPr>
    </w:lvl>
    <w:lvl w:ilvl="7" w:tplc="C69AA724" w:tentative="1">
      <w:start w:val="1"/>
      <w:numFmt w:val="bullet"/>
      <w:lvlText w:val=""/>
      <w:lvlJc w:val="left"/>
      <w:pPr>
        <w:tabs>
          <w:tab w:val="num" w:pos="5760"/>
        </w:tabs>
        <w:ind w:left="5760" w:hanging="360"/>
      </w:pPr>
      <w:rPr>
        <w:rFonts w:ascii="Symbol" w:hAnsi="Symbol" w:hint="default"/>
      </w:rPr>
    </w:lvl>
    <w:lvl w:ilvl="8" w:tplc="92DC66C8"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DFF13DF"/>
    <w:multiLevelType w:val="hybridMultilevel"/>
    <w:tmpl w:val="1B2E3D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3820BF4"/>
    <w:multiLevelType w:val="hybridMultilevel"/>
    <w:tmpl w:val="6BA2AC56"/>
    <w:lvl w:ilvl="0" w:tplc="B372B220">
      <w:start w:val="1"/>
      <w:numFmt w:val="bullet"/>
      <w:lvlText w:val="-"/>
      <w:lvlJc w:val="left"/>
      <w:pPr>
        <w:ind w:left="1004" w:hanging="360"/>
      </w:pPr>
      <w:rPr>
        <w:rFonts w:ascii="Times New Roman" w:hAnsi="Times New Roman" w:cs="Times New Roman" w:hint="default"/>
      </w:rPr>
    </w:lvl>
    <w:lvl w:ilvl="1" w:tplc="B372B220">
      <w:start w:val="1"/>
      <w:numFmt w:val="bullet"/>
      <w:lvlText w:val="-"/>
      <w:lvlJc w:val="left"/>
      <w:pPr>
        <w:ind w:left="1724" w:hanging="360"/>
      </w:pPr>
      <w:rPr>
        <w:rFonts w:ascii="Times New Roman" w:hAnsi="Times New Roman" w:cs="Times New Roman"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8" w15:restartNumberingAfterBreak="0">
    <w:nsid w:val="161F4656"/>
    <w:multiLevelType w:val="hybridMultilevel"/>
    <w:tmpl w:val="2D08F364"/>
    <w:lvl w:ilvl="0" w:tplc="EA16CBFC">
      <w:start w:val="1"/>
      <w:numFmt w:val="upperLetter"/>
      <w:lvlText w:val="%1."/>
      <w:lvlJc w:val="left"/>
      <w:pPr>
        <w:ind w:left="720" w:hanging="360"/>
      </w:pPr>
    </w:lvl>
    <w:lvl w:ilvl="1" w:tplc="105E44FA">
      <w:start w:val="1"/>
      <w:numFmt w:val="lowerLetter"/>
      <w:lvlText w:val="%2."/>
      <w:lvlJc w:val="left"/>
      <w:pPr>
        <w:ind w:left="1440" w:hanging="360"/>
      </w:pPr>
    </w:lvl>
    <w:lvl w:ilvl="2" w:tplc="BE9AC468">
      <w:start w:val="1"/>
      <w:numFmt w:val="lowerRoman"/>
      <w:lvlText w:val="%3."/>
      <w:lvlJc w:val="right"/>
      <w:pPr>
        <w:ind w:left="2160" w:hanging="180"/>
      </w:pPr>
    </w:lvl>
    <w:lvl w:ilvl="3" w:tplc="66541102">
      <w:start w:val="1"/>
      <w:numFmt w:val="decimal"/>
      <w:lvlText w:val="%4."/>
      <w:lvlJc w:val="left"/>
      <w:pPr>
        <w:ind w:left="2880" w:hanging="360"/>
      </w:pPr>
    </w:lvl>
    <w:lvl w:ilvl="4" w:tplc="F5D6D1AA">
      <w:start w:val="1"/>
      <w:numFmt w:val="lowerLetter"/>
      <w:lvlText w:val="%5."/>
      <w:lvlJc w:val="left"/>
      <w:pPr>
        <w:ind w:left="3600" w:hanging="360"/>
      </w:pPr>
    </w:lvl>
    <w:lvl w:ilvl="5" w:tplc="F462E2EA">
      <w:start w:val="1"/>
      <w:numFmt w:val="lowerRoman"/>
      <w:lvlText w:val="%6."/>
      <w:lvlJc w:val="right"/>
      <w:pPr>
        <w:ind w:left="4320" w:hanging="180"/>
      </w:pPr>
    </w:lvl>
    <w:lvl w:ilvl="6" w:tplc="C356347C">
      <w:start w:val="1"/>
      <w:numFmt w:val="decimal"/>
      <w:lvlText w:val="%7."/>
      <w:lvlJc w:val="left"/>
      <w:pPr>
        <w:ind w:left="5040" w:hanging="360"/>
      </w:pPr>
    </w:lvl>
    <w:lvl w:ilvl="7" w:tplc="E0549620">
      <w:start w:val="1"/>
      <w:numFmt w:val="lowerLetter"/>
      <w:lvlText w:val="%8."/>
      <w:lvlJc w:val="left"/>
      <w:pPr>
        <w:ind w:left="5760" w:hanging="360"/>
      </w:pPr>
    </w:lvl>
    <w:lvl w:ilvl="8" w:tplc="B740BF0C">
      <w:start w:val="1"/>
      <w:numFmt w:val="lowerRoman"/>
      <w:lvlText w:val="%9."/>
      <w:lvlJc w:val="right"/>
      <w:pPr>
        <w:ind w:left="6480" w:hanging="180"/>
      </w:pPr>
    </w:lvl>
  </w:abstractNum>
  <w:abstractNum w:abstractNumId="9" w15:restartNumberingAfterBreak="0">
    <w:nsid w:val="16A577D5"/>
    <w:multiLevelType w:val="hybridMultilevel"/>
    <w:tmpl w:val="FE386E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9A7405B"/>
    <w:multiLevelType w:val="hybridMultilevel"/>
    <w:tmpl w:val="29A2A9BC"/>
    <w:lvl w:ilvl="0" w:tplc="C9322284">
      <w:start w:val="1"/>
      <w:numFmt w:val="bullet"/>
      <w:lvlText w:val="»"/>
      <w:lvlJc w:val="left"/>
      <w:pPr>
        <w:ind w:left="1004" w:hanging="360"/>
      </w:pPr>
      <w:rPr>
        <w:rFonts w:ascii="Times New Roman" w:hAnsi="Times New Roman" w:cs="Times New Roman" w:hint="default"/>
      </w:rPr>
    </w:lvl>
    <w:lvl w:ilvl="1" w:tplc="C9322284">
      <w:start w:val="1"/>
      <w:numFmt w:val="bullet"/>
      <w:lvlText w:val="»"/>
      <w:lvlJc w:val="left"/>
      <w:pPr>
        <w:ind w:left="1724" w:hanging="360"/>
      </w:pPr>
      <w:rPr>
        <w:rFonts w:ascii="Times New Roman" w:hAnsi="Times New Roman" w:cs="Times New Roman"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1" w15:restartNumberingAfterBreak="0">
    <w:nsid w:val="1B264984"/>
    <w:multiLevelType w:val="hybridMultilevel"/>
    <w:tmpl w:val="2DF8DC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CDE32DB"/>
    <w:multiLevelType w:val="hybridMultilevel"/>
    <w:tmpl w:val="85C6A2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D95039C"/>
    <w:multiLevelType w:val="hybridMultilevel"/>
    <w:tmpl w:val="72FC9BBE"/>
    <w:lvl w:ilvl="0" w:tplc="525045DC">
      <w:start w:val="1"/>
      <w:numFmt w:val="bullet"/>
      <w:lvlText w:val=""/>
      <w:lvlJc w:val="left"/>
      <w:pPr>
        <w:tabs>
          <w:tab w:val="num" w:pos="720"/>
        </w:tabs>
        <w:ind w:left="720" w:hanging="360"/>
      </w:pPr>
      <w:rPr>
        <w:rFonts w:ascii="Symbol" w:hAnsi="Symbol" w:hint="default"/>
      </w:rPr>
    </w:lvl>
    <w:lvl w:ilvl="1" w:tplc="710AFA72">
      <w:start w:val="1"/>
      <w:numFmt w:val="bullet"/>
      <w:lvlText w:val=""/>
      <w:lvlJc w:val="left"/>
      <w:pPr>
        <w:tabs>
          <w:tab w:val="num" w:pos="1440"/>
        </w:tabs>
        <w:ind w:left="1440" w:hanging="360"/>
      </w:pPr>
      <w:rPr>
        <w:rFonts w:ascii="Symbol" w:hAnsi="Symbol" w:hint="default"/>
      </w:rPr>
    </w:lvl>
    <w:lvl w:ilvl="2" w:tplc="804A022C" w:tentative="1">
      <w:start w:val="1"/>
      <w:numFmt w:val="bullet"/>
      <w:lvlText w:val=""/>
      <w:lvlJc w:val="left"/>
      <w:pPr>
        <w:tabs>
          <w:tab w:val="num" w:pos="2160"/>
        </w:tabs>
        <w:ind w:left="2160" w:hanging="360"/>
      </w:pPr>
      <w:rPr>
        <w:rFonts w:ascii="Symbol" w:hAnsi="Symbol" w:hint="default"/>
      </w:rPr>
    </w:lvl>
    <w:lvl w:ilvl="3" w:tplc="9432B2E4">
      <w:start w:val="156"/>
      <w:numFmt w:val="bullet"/>
      <w:lvlText w:val="–"/>
      <w:lvlJc w:val="left"/>
      <w:pPr>
        <w:tabs>
          <w:tab w:val="num" w:pos="2880"/>
        </w:tabs>
        <w:ind w:left="2880" w:hanging="360"/>
      </w:pPr>
      <w:rPr>
        <w:rFonts w:ascii="Times New Roman" w:hAnsi="Times New Roman" w:hint="default"/>
      </w:rPr>
    </w:lvl>
    <w:lvl w:ilvl="4" w:tplc="87B0D936" w:tentative="1">
      <w:start w:val="1"/>
      <w:numFmt w:val="bullet"/>
      <w:lvlText w:val=""/>
      <w:lvlJc w:val="left"/>
      <w:pPr>
        <w:tabs>
          <w:tab w:val="num" w:pos="3600"/>
        </w:tabs>
        <w:ind w:left="3600" w:hanging="360"/>
      </w:pPr>
      <w:rPr>
        <w:rFonts w:ascii="Symbol" w:hAnsi="Symbol" w:hint="default"/>
      </w:rPr>
    </w:lvl>
    <w:lvl w:ilvl="5" w:tplc="7D3E1372" w:tentative="1">
      <w:start w:val="1"/>
      <w:numFmt w:val="bullet"/>
      <w:lvlText w:val=""/>
      <w:lvlJc w:val="left"/>
      <w:pPr>
        <w:tabs>
          <w:tab w:val="num" w:pos="4320"/>
        </w:tabs>
        <w:ind w:left="4320" w:hanging="360"/>
      </w:pPr>
      <w:rPr>
        <w:rFonts w:ascii="Symbol" w:hAnsi="Symbol" w:hint="default"/>
      </w:rPr>
    </w:lvl>
    <w:lvl w:ilvl="6" w:tplc="5DD4080E" w:tentative="1">
      <w:start w:val="1"/>
      <w:numFmt w:val="bullet"/>
      <w:lvlText w:val=""/>
      <w:lvlJc w:val="left"/>
      <w:pPr>
        <w:tabs>
          <w:tab w:val="num" w:pos="5040"/>
        </w:tabs>
        <w:ind w:left="5040" w:hanging="360"/>
      </w:pPr>
      <w:rPr>
        <w:rFonts w:ascii="Symbol" w:hAnsi="Symbol" w:hint="default"/>
      </w:rPr>
    </w:lvl>
    <w:lvl w:ilvl="7" w:tplc="4D8C7EB2" w:tentative="1">
      <w:start w:val="1"/>
      <w:numFmt w:val="bullet"/>
      <w:lvlText w:val=""/>
      <w:lvlJc w:val="left"/>
      <w:pPr>
        <w:tabs>
          <w:tab w:val="num" w:pos="5760"/>
        </w:tabs>
        <w:ind w:left="5760" w:hanging="360"/>
      </w:pPr>
      <w:rPr>
        <w:rFonts w:ascii="Symbol" w:hAnsi="Symbol" w:hint="default"/>
      </w:rPr>
    </w:lvl>
    <w:lvl w:ilvl="8" w:tplc="E4D6717A"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2892266"/>
    <w:multiLevelType w:val="hybridMultilevel"/>
    <w:tmpl w:val="A3C2C47C"/>
    <w:lvl w:ilvl="0" w:tplc="47FCFA02">
      <w:start w:val="1"/>
      <w:numFmt w:val="upperLetter"/>
      <w:lvlText w:val="%1."/>
      <w:lvlJc w:val="left"/>
      <w:pPr>
        <w:ind w:left="720" w:hanging="360"/>
      </w:pPr>
    </w:lvl>
    <w:lvl w:ilvl="1" w:tplc="CE46DC98">
      <w:start w:val="1"/>
      <w:numFmt w:val="lowerLetter"/>
      <w:lvlText w:val="%2."/>
      <w:lvlJc w:val="left"/>
      <w:pPr>
        <w:ind w:left="1440" w:hanging="360"/>
      </w:pPr>
    </w:lvl>
    <w:lvl w:ilvl="2" w:tplc="5E16DE16">
      <w:start w:val="1"/>
      <w:numFmt w:val="lowerRoman"/>
      <w:lvlText w:val="%3."/>
      <w:lvlJc w:val="right"/>
      <w:pPr>
        <w:ind w:left="2160" w:hanging="180"/>
      </w:pPr>
    </w:lvl>
    <w:lvl w:ilvl="3" w:tplc="B2028590">
      <w:start w:val="1"/>
      <w:numFmt w:val="decimal"/>
      <w:lvlText w:val="%4."/>
      <w:lvlJc w:val="left"/>
      <w:pPr>
        <w:ind w:left="2880" w:hanging="360"/>
      </w:pPr>
    </w:lvl>
    <w:lvl w:ilvl="4" w:tplc="7B12EC7E">
      <w:start w:val="1"/>
      <w:numFmt w:val="lowerLetter"/>
      <w:lvlText w:val="%5."/>
      <w:lvlJc w:val="left"/>
      <w:pPr>
        <w:ind w:left="3600" w:hanging="360"/>
      </w:pPr>
    </w:lvl>
    <w:lvl w:ilvl="5" w:tplc="598A7834">
      <w:start w:val="1"/>
      <w:numFmt w:val="lowerRoman"/>
      <w:lvlText w:val="%6."/>
      <w:lvlJc w:val="right"/>
      <w:pPr>
        <w:ind w:left="4320" w:hanging="180"/>
      </w:pPr>
    </w:lvl>
    <w:lvl w:ilvl="6" w:tplc="E70A0724">
      <w:start w:val="1"/>
      <w:numFmt w:val="decimal"/>
      <w:lvlText w:val="%7."/>
      <w:lvlJc w:val="left"/>
      <w:pPr>
        <w:ind w:left="5040" w:hanging="360"/>
      </w:pPr>
    </w:lvl>
    <w:lvl w:ilvl="7" w:tplc="38AA35F0">
      <w:start w:val="1"/>
      <w:numFmt w:val="lowerLetter"/>
      <w:lvlText w:val="%8."/>
      <w:lvlJc w:val="left"/>
      <w:pPr>
        <w:ind w:left="5760" w:hanging="360"/>
      </w:pPr>
    </w:lvl>
    <w:lvl w:ilvl="8" w:tplc="C44E97AA">
      <w:start w:val="1"/>
      <w:numFmt w:val="lowerRoman"/>
      <w:lvlText w:val="%9."/>
      <w:lvlJc w:val="right"/>
      <w:pPr>
        <w:ind w:left="6480" w:hanging="180"/>
      </w:pPr>
    </w:lvl>
  </w:abstractNum>
  <w:abstractNum w:abstractNumId="15" w15:restartNumberingAfterBreak="0">
    <w:nsid w:val="27732073"/>
    <w:multiLevelType w:val="hybridMultilevel"/>
    <w:tmpl w:val="483C7882"/>
    <w:lvl w:ilvl="0" w:tplc="F790D7BE">
      <w:start w:val="1"/>
      <w:numFmt w:val="bullet"/>
      <w:lvlText w:val="»"/>
      <w:lvlJc w:val="left"/>
      <w:pPr>
        <w:ind w:left="720" w:hanging="360"/>
      </w:pPr>
      <w:rPr>
        <w:rFonts w:ascii="Cambria" w:hAnsi="Cambria" w:cs="Times New Roman" w:hint="default"/>
        <w:b w:val="0"/>
        <w:i w:val="0"/>
        <w:color w:val="auto"/>
        <w:sz w:val="24"/>
        <w:u w:color="4F81BD" w:themeColor="accent1"/>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8B85824"/>
    <w:multiLevelType w:val="hybridMultilevel"/>
    <w:tmpl w:val="B4EE97B8"/>
    <w:lvl w:ilvl="0" w:tplc="A696750C">
      <w:numFmt w:val="bullet"/>
      <w:lvlText w:val="•"/>
      <w:lvlJc w:val="left"/>
      <w:pPr>
        <w:ind w:left="1069" w:hanging="360"/>
      </w:pPr>
      <w:rPr>
        <w:rFonts w:ascii="Arial" w:eastAsiaTheme="minorHAnsi" w:hAnsi="Arial" w:cs="Aria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28BC702C"/>
    <w:multiLevelType w:val="hybridMultilevel"/>
    <w:tmpl w:val="29CCD02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32F5E26"/>
    <w:multiLevelType w:val="hybridMultilevel"/>
    <w:tmpl w:val="28B4DD0C"/>
    <w:lvl w:ilvl="0" w:tplc="A078AEFA">
      <w:start w:val="1"/>
      <w:numFmt w:val="bullet"/>
      <w:lvlText w:val=""/>
      <w:lvlJc w:val="left"/>
      <w:pPr>
        <w:tabs>
          <w:tab w:val="num" w:pos="720"/>
        </w:tabs>
        <w:ind w:left="720" w:hanging="360"/>
      </w:pPr>
      <w:rPr>
        <w:rFonts w:ascii="Symbol" w:hAnsi="Symbol" w:hint="default"/>
      </w:rPr>
    </w:lvl>
    <w:lvl w:ilvl="1" w:tplc="52E6AE1A">
      <w:start w:val="1"/>
      <w:numFmt w:val="bullet"/>
      <w:lvlText w:val=""/>
      <w:lvlJc w:val="left"/>
      <w:pPr>
        <w:tabs>
          <w:tab w:val="num" w:pos="1440"/>
        </w:tabs>
        <w:ind w:left="1440" w:hanging="360"/>
      </w:pPr>
      <w:rPr>
        <w:rFonts w:ascii="Symbol" w:hAnsi="Symbol" w:hint="default"/>
      </w:rPr>
    </w:lvl>
    <w:lvl w:ilvl="2" w:tplc="B6F8FA76">
      <w:start w:val="156"/>
      <w:numFmt w:val="bullet"/>
      <w:lvlText w:val="–"/>
      <w:lvlJc w:val="left"/>
      <w:pPr>
        <w:tabs>
          <w:tab w:val="num" w:pos="2160"/>
        </w:tabs>
        <w:ind w:left="2160" w:hanging="360"/>
      </w:pPr>
      <w:rPr>
        <w:rFonts w:ascii="Times New Roman" w:hAnsi="Times New Roman" w:hint="default"/>
      </w:rPr>
    </w:lvl>
    <w:lvl w:ilvl="3" w:tplc="1C540438" w:tentative="1">
      <w:start w:val="1"/>
      <w:numFmt w:val="bullet"/>
      <w:lvlText w:val=""/>
      <w:lvlJc w:val="left"/>
      <w:pPr>
        <w:tabs>
          <w:tab w:val="num" w:pos="2880"/>
        </w:tabs>
        <w:ind w:left="2880" w:hanging="360"/>
      </w:pPr>
      <w:rPr>
        <w:rFonts w:ascii="Symbol" w:hAnsi="Symbol" w:hint="default"/>
      </w:rPr>
    </w:lvl>
    <w:lvl w:ilvl="4" w:tplc="2E388D6E" w:tentative="1">
      <w:start w:val="1"/>
      <w:numFmt w:val="bullet"/>
      <w:lvlText w:val=""/>
      <w:lvlJc w:val="left"/>
      <w:pPr>
        <w:tabs>
          <w:tab w:val="num" w:pos="3600"/>
        </w:tabs>
        <w:ind w:left="3600" w:hanging="360"/>
      </w:pPr>
      <w:rPr>
        <w:rFonts w:ascii="Symbol" w:hAnsi="Symbol" w:hint="default"/>
      </w:rPr>
    </w:lvl>
    <w:lvl w:ilvl="5" w:tplc="4A6A55C4" w:tentative="1">
      <w:start w:val="1"/>
      <w:numFmt w:val="bullet"/>
      <w:lvlText w:val=""/>
      <w:lvlJc w:val="left"/>
      <w:pPr>
        <w:tabs>
          <w:tab w:val="num" w:pos="4320"/>
        </w:tabs>
        <w:ind w:left="4320" w:hanging="360"/>
      </w:pPr>
      <w:rPr>
        <w:rFonts w:ascii="Symbol" w:hAnsi="Symbol" w:hint="default"/>
      </w:rPr>
    </w:lvl>
    <w:lvl w:ilvl="6" w:tplc="B2DC21D8" w:tentative="1">
      <w:start w:val="1"/>
      <w:numFmt w:val="bullet"/>
      <w:lvlText w:val=""/>
      <w:lvlJc w:val="left"/>
      <w:pPr>
        <w:tabs>
          <w:tab w:val="num" w:pos="5040"/>
        </w:tabs>
        <w:ind w:left="5040" w:hanging="360"/>
      </w:pPr>
      <w:rPr>
        <w:rFonts w:ascii="Symbol" w:hAnsi="Symbol" w:hint="default"/>
      </w:rPr>
    </w:lvl>
    <w:lvl w:ilvl="7" w:tplc="B8E2463E" w:tentative="1">
      <w:start w:val="1"/>
      <w:numFmt w:val="bullet"/>
      <w:lvlText w:val=""/>
      <w:lvlJc w:val="left"/>
      <w:pPr>
        <w:tabs>
          <w:tab w:val="num" w:pos="5760"/>
        </w:tabs>
        <w:ind w:left="5760" w:hanging="360"/>
      </w:pPr>
      <w:rPr>
        <w:rFonts w:ascii="Symbol" w:hAnsi="Symbol" w:hint="default"/>
      </w:rPr>
    </w:lvl>
    <w:lvl w:ilvl="8" w:tplc="320C82C6"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6FB6FA4"/>
    <w:multiLevelType w:val="hybridMultilevel"/>
    <w:tmpl w:val="80221F66"/>
    <w:lvl w:ilvl="0" w:tplc="80886C32">
      <w:start w:val="1"/>
      <w:numFmt w:val="bullet"/>
      <w:lvlText w:val="-"/>
      <w:lvlJc w:val="left"/>
      <w:pPr>
        <w:ind w:left="1429" w:hanging="360"/>
      </w:pPr>
      <w:rPr>
        <w:rFonts w:ascii="Cambria" w:hAnsi="Cambria" w:cs="Times New Roman" w:hint="default"/>
        <w:b w:val="0"/>
        <w:i w:val="0"/>
        <w:color w:val="0F243E" w:themeColor="text2" w:themeShade="80"/>
        <w:sz w:val="20"/>
        <w:u w:color="FF0000"/>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0" w15:restartNumberingAfterBreak="0">
    <w:nsid w:val="38A30B88"/>
    <w:multiLevelType w:val="hybridMultilevel"/>
    <w:tmpl w:val="31C00578"/>
    <w:lvl w:ilvl="0" w:tplc="2B3C259C">
      <w:start w:val="1"/>
      <w:numFmt w:val="upperLetter"/>
      <w:lvlText w:val="%1."/>
      <w:lvlJc w:val="left"/>
      <w:pPr>
        <w:ind w:left="720" w:hanging="360"/>
      </w:pPr>
    </w:lvl>
    <w:lvl w:ilvl="1" w:tplc="594898E6">
      <w:start w:val="1"/>
      <w:numFmt w:val="lowerLetter"/>
      <w:lvlText w:val="%2."/>
      <w:lvlJc w:val="left"/>
      <w:pPr>
        <w:ind w:left="1440" w:hanging="360"/>
      </w:pPr>
    </w:lvl>
    <w:lvl w:ilvl="2" w:tplc="1810922A">
      <w:start w:val="1"/>
      <w:numFmt w:val="lowerRoman"/>
      <w:lvlText w:val="%3."/>
      <w:lvlJc w:val="right"/>
      <w:pPr>
        <w:ind w:left="2160" w:hanging="180"/>
      </w:pPr>
    </w:lvl>
    <w:lvl w:ilvl="3" w:tplc="C242FF42">
      <w:start w:val="1"/>
      <w:numFmt w:val="decimal"/>
      <w:lvlText w:val="%4."/>
      <w:lvlJc w:val="left"/>
      <w:pPr>
        <w:ind w:left="2880" w:hanging="360"/>
      </w:pPr>
    </w:lvl>
    <w:lvl w:ilvl="4" w:tplc="0A62A9C4">
      <w:start w:val="1"/>
      <w:numFmt w:val="lowerLetter"/>
      <w:lvlText w:val="%5."/>
      <w:lvlJc w:val="left"/>
      <w:pPr>
        <w:ind w:left="3600" w:hanging="360"/>
      </w:pPr>
    </w:lvl>
    <w:lvl w:ilvl="5" w:tplc="5A143D32">
      <w:start w:val="1"/>
      <w:numFmt w:val="lowerRoman"/>
      <w:lvlText w:val="%6."/>
      <w:lvlJc w:val="right"/>
      <w:pPr>
        <w:ind w:left="4320" w:hanging="180"/>
      </w:pPr>
    </w:lvl>
    <w:lvl w:ilvl="6" w:tplc="F69E8ED2">
      <w:start w:val="1"/>
      <w:numFmt w:val="decimal"/>
      <w:lvlText w:val="%7."/>
      <w:lvlJc w:val="left"/>
      <w:pPr>
        <w:ind w:left="5040" w:hanging="360"/>
      </w:pPr>
    </w:lvl>
    <w:lvl w:ilvl="7" w:tplc="AF4CA246">
      <w:start w:val="1"/>
      <w:numFmt w:val="lowerLetter"/>
      <w:lvlText w:val="%8."/>
      <w:lvlJc w:val="left"/>
      <w:pPr>
        <w:ind w:left="5760" w:hanging="360"/>
      </w:pPr>
    </w:lvl>
    <w:lvl w:ilvl="8" w:tplc="FCA052AE">
      <w:start w:val="1"/>
      <w:numFmt w:val="lowerRoman"/>
      <w:lvlText w:val="%9."/>
      <w:lvlJc w:val="right"/>
      <w:pPr>
        <w:ind w:left="6480" w:hanging="180"/>
      </w:pPr>
    </w:lvl>
  </w:abstractNum>
  <w:abstractNum w:abstractNumId="21" w15:restartNumberingAfterBreak="0">
    <w:nsid w:val="3B8942B3"/>
    <w:multiLevelType w:val="hybridMultilevel"/>
    <w:tmpl w:val="033C516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3E534597"/>
    <w:multiLevelType w:val="hybridMultilevel"/>
    <w:tmpl w:val="C7549F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F502AD5"/>
    <w:multiLevelType w:val="hybridMultilevel"/>
    <w:tmpl w:val="DA92B80E"/>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4" w15:restartNumberingAfterBreak="0">
    <w:nsid w:val="44F95A11"/>
    <w:multiLevelType w:val="hybridMultilevel"/>
    <w:tmpl w:val="337C73D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8F05595"/>
    <w:multiLevelType w:val="hybridMultilevel"/>
    <w:tmpl w:val="1CC628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5398226B"/>
    <w:multiLevelType w:val="hybridMultilevel"/>
    <w:tmpl w:val="39AE1290"/>
    <w:lvl w:ilvl="0" w:tplc="F8DA6172">
      <w:start w:val="1"/>
      <w:numFmt w:val="bullet"/>
      <w:lvlText w:val="•"/>
      <w:lvlJc w:val="left"/>
      <w:pPr>
        <w:tabs>
          <w:tab w:val="num" w:pos="720"/>
        </w:tabs>
        <w:ind w:left="720" w:hanging="360"/>
      </w:pPr>
      <w:rPr>
        <w:rFonts w:ascii="Times New Roman" w:hAnsi="Times New Roman" w:hint="default"/>
      </w:rPr>
    </w:lvl>
    <w:lvl w:ilvl="1" w:tplc="89C01D24">
      <w:start w:val="1"/>
      <w:numFmt w:val="bullet"/>
      <w:lvlText w:val="-"/>
      <w:lvlJc w:val="left"/>
      <w:pPr>
        <w:tabs>
          <w:tab w:val="num" w:pos="1440"/>
        </w:tabs>
        <w:ind w:left="1440" w:hanging="360"/>
      </w:pPr>
      <w:rPr>
        <w:rFonts w:ascii="Times New Roman" w:hAnsi="Times New Roman" w:cs="Times New Roman" w:hint="default"/>
        <w:u w:color="FF0000"/>
      </w:rPr>
    </w:lvl>
    <w:lvl w:ilvl="2" w:tplc="C2D64368" w:tentative="1">
      <w:start w:val="1"/>
      <w:numFmt w:val="bullet"/>
      <w:lvlText w:val="•"/>
      <w:lvlJc w:val="left"/>
      <w:pPr>
        <w:tabs>
          <w:tab w:val="num" w:pos="2160"/>
        </w:tabs>
        <w:ind w:left="2160" w:hanging="360"/>
      </w:pPr>
      <w:rPr>
        <w:rFonts w:ascii="Times New Roman" w:hAnsi="Times New Roman" w:hint="default"/>
      </w:rPr>
    </w:lvl>
    <w:lvl w:ilvl="3" w:tplc="67FCC69C" w:tentative="1">
      <w:start w:val="1"/>
      <w:numFmt w:val="bullet"/>
      <w:lvlText w:val="•"/>
      <w:lvlJc w:val="left"/>
      <w:pPr>
        <w:tabs>
          <w:tab w:val="num" w:pos="2880"/>
        </w:tabs>
        <w:ind w:left="2880" w:hanging="360"/>
      </w:pPr>
      <w:rPr>
        <w:rFonts w:ascii="Times New Roman" w:hAnsi="Times New Roman" w:hint="default"/>
      </w:rPr>
    </w:lvl>
    <w:lvl w:ilvl="4" w:tplc="E32C9A28" w:tentative="1">
      <w:start w:val="1"/>
      <w:numFmt w:val="bullet"/>
      <w:lvlText w:val="•"/>
      <w:lvlJc w:val="left"/>
      <w:pPr>
        <w:tabs>
          <w:tab w:val="num" w:pos="3600"/>
        </w:tabs>
        <w:ind w:left="3600" w:hanging="360"/>
      </w:pPr>
      <w:rPr>
        <w:rFonts w:ascii="Times New Roman" w:hAnsi="Times New Roman" w:hint="default"/>
      </w:rPr>
    </w:lvl>
    <w:lvl w:ilvl="5" w:tplc="998642C4" w:tentative="1">
      <w:start w:val="1"/>
      <w:numFmt w:val="bullet"/>
      <w:lvlText w:val="•"/>
      <w:lvlJc w:val="left"/>
      <w:pPr>
        <w:tabs>
          <w:tab w:val="num" w:pos="4320"/>
        </w:tabs>
        <w:ind w:left="4320" w:hanging="360"/>
      </w:pPr>
      <w:rPr>
        <w:rFonts w:ascii="Times New Roman" w:hAnsi="Times New Roman" w:hint="default"/>
      </w:rPr>
    </w:lvl>
    <w:lvl w:ilvl="6" w:tplc="C11612BA" w:tentative="1">
      <w:start w:val="1"/>
      <w:numFmt w:val="bullet"/>
      <w:lvlText w:val="•"/>
      <w:lvlJc w:val="left"/>
      <w:pPr>
        <w:tabs>
          <w:tab w:val="num" w:pos="5040"/>
        </w:tabs>
        <w:ind w:left="5040" w:hanging="360"/>
      </w:pPr>
      <w:rPr>
        <w:rFonts w:ascii="Times New Roman" w:hAnsi="Times New Roman" w:hint="default"/>
      </w:rPr>
    </w:lvl>
    <w:lvl w:ilvl="7" w:tplc="C3AE912A" w:tentative="1">
      <w:start w:val="1"/>
      <w:numFmt w:val="bullet"/>
      <w:lvlText w:val="•"/>
      <w:lvlJc w:val="left"/>
      <w:pPr>
        <w:tabs>
          <w:tab w:val="num" w:pos="5760"/>
        </w:tabs>
        <w:ind w:left="5760" w:hanging="360"/>
      </w:pPr>
      <w:rPr>
        <w:rFonts w:ascii="Times New Roman" w:hAnsi="Times New Roman" w:hint="default"/>
      </w:rPr>
    </w:lvl>
    <w:lvl w:ilvl="8" w:tplc="8B501D24"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4632C19"/>
    <w:multiLevelType w:val="hybridMultilevel"/>
    <w:tmpl w:val="D8FE2F46"/>
    <w:lvl w:ilvl="0" w:tplc="F790D7BE">
      <w:start w:val="1"/>
      <w:numFmt w:val="bullet"/>
      <w:lvlText w:val="»"/>
      <w:lvlJc w:val="left"/>
      <w:pPr>
        <w:ind w:left="720" w:hanging="360"/>
      </w:pPr>
      <w:rPr>
        <w:rFonts w:ascii="Cambria" w:hAnsi="Cambria" w:cs="Times New Roman" w:hint="default"/>
        <w:b w:val="0"/>
        <w:i w:val="0"/>
        <w:color w:val="auto"/>
        <w:sz w:val="24"/>
        <w:u w:color="4F81BD" w:themeColor="accent1"/>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97B0A0B"/>
    <w:multiLevelType w:val="multilevel"/>
    <w:tmpl w:val="27EE45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52910DE"/>
    <w:multiLevelType w:val="hybridMultilevel"/>
    <w:tmpl w:val="A7B6A5FA"/>
    <w:lvl w:ilvl="0" w:tplc="A696750C">
      <w:numFmt w:val="bullet"/>
      <w:lvlText w:val="•"/>
      <w:lvlJc w:val="left"/>
      <w:pPr>
        <w:ind w:left="1069"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461FA6"/>
    <w:multiLevelType w:val="hybridMultilevel"/>
    <w:tmpl w:val="D120633A"/>
    <w:lvl w:ilvl="0" w:tplc="F790D7BE">
      <w:start w:val="1"/>
      <w:numFmt w:val="bullet"/>
      <w:lvlText w:val="»"/>
      <w:lvlJc w:val="left"/>
      <w:pPr>
        <w:ind w:left="720" w:hanging="360"/>
      </w:pPr>
      <w:rPr>
        <w:rFonts w:ascii="Cambria" w:hAnsi="Cambria" w:cs="Times New Roman" w:hint="default"/>
        <w:b w:val="0"/>
        <w:i w:val="0"/>
        <w:color w:val="auto"/>
        <w:sz w:val="24"/>
        <w:u w:color="4F81BD" w:themeColor="accent1"/>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A66210A"/>
    <w:multiLevelType w:val="hybridMultilevel"/>
    <w:tmpl w:val="6388E2BC"/>
    <w:lvl w:ilvl="0" w:tplc="F8DA6172">
      <w:start w:val="1"/>
      <w:numFmt w:val="bullet"/>
      <w:lvlText w:val="•"/>
      <w:lvlJc w:val="left"/>
      <w:pPr>
        <w:tabs>
          <w:tab w:val="num" w:pos="720"/>
        </w:tabs>
        <w:ind w:left="720" w:hanging="360"/>
      </w:pPr>
      <w:rPr>
        <w:rFonts w:ascii="Times New Roman" w:hAnsi="Times New Roman" w:hint="default"/>
      </w:rPr>
    </w:lvl>
    <w:lvl w:ilvl="1" w:tplc="EB70C8BE">
      <w:start w:val="1"/>
      <w:numFmt w:val="bullet"/>
      <w:lvlText w:val="•"/>
      <w:lvlJc w:val="left"/>
      <w:pPr>
        <w:tabs>
          <w:tab w:val="num" w:pos="1440"/>
        </w:tabs>
        <w:ind w:left="1440" w:hanging="360"/>
      </w:pPr>
      <w:rPr>
        <w:rFonts w:ascii="Times New Roman" w:hAnsi="Times New Roman" w:hint="default"/>
      </w:rPr>
    </w:lvl>
    <w:lvl w:ilvl="2" w:tplc="C2D64368" w:tentative="1">
      <w:start w:val="1"/>
      <w:numFmt w:val="bullet"/>
      <w:lvlText w:val="•"/>
      <w:lvlJc w:val="left"/>
      <w:pPr>
        <w:tabs>
          <w:tab w:val="num" w:pos="2160"/>
        </w:tabs>
        <w:ind w:left="2160" w:hanging="360"/>
      </w:pPr>
      <w:rPr>
        <w:rFonts w:ascii="Times New Roman" w:hAnsi="Times New Roman" w:hint="default"/>
      </w:rPr>
    </w:lvl>
    <w:lvl w:ilvl="3" w:tplc="67FCC69C" w:tentative="1">
      <w:start w:val="1"/>
      <w:numFmt w:val="bullet"/>
      <w:lvlText w:val="•"/>
      <w:lvlJc w:val="left"/>
      <w:pPr>
        <w:tabs>
          <w:tab w:val="num" w:pos="2880"/>
        </w:tabs>
        <w:ind w:left="2880" w:hanging="360"/>
      </w:pPr>
      <w:rPr>
        <w:rFonts w:ascii="Times New Roman" w:hAnsi="Times New Roman" w:hint="default"/>
      </w:rPr>
    </w:lvl>
    <w:lvl w:ilvl="4" w:tplc="E32C9A28" w:tentative="1">
      <w:start w:val="1"/>
      <w:numFmt w:val="bullet"/>
      <w:lvlText w:val="•"/>
      <w:lvlJc w:val="left"/>
      <w:pPr>
        <w:tabs>
          <w:tab w:val="num" w:pos="3600"/>
        </w:tabs>
        <w:ind w:left="3600" w:hanging="360"/>
      </w:pPr>
      <w:rPr>
        <w:rFonts w:ascii="Times New Roman" w:hAnsi="Times New Roman" w:hint="default"/>
      </w:rPr>
    </w:lvl>
    <w:lvl w:ilvl="5" w:tplc="998642C4" w:tentative="1">
      <w:start w:val="1"/>
      <w:numFmt w:val="bullet"/>
      <w:lvlText w:val="•"/>
      <w:lvlJc w:val="left"/>
      <w:pPr>
        <w:tabs>
          <w:tab w:val="num" w:pos="4320"/>
        </w:tabs>
        <w:ind w:left="4320" w:hanging="360"/>
      </w:pPr>
      <w:rPr>
        <w:rFonts w:ascii="Times New Roman" w:hAnsi="Times New Roman" w:hint="default"/>
      </w:rPr>
    </w:lvl>
    <w:lvl w:ilvl="6" w:tplc="C11612BA" w:tentative="1">
      <w:start w:val="1"/>
      <w:numFmt w:val="bullet"/>
      <w:lvlText w:val="•"/>
      <w:lvlJc w:val="left"/>
      <w:pPr>
        <w:tabs>
          <w:tab w:val="num" w:pos="5040"/>
        </w:tabs>
        <w:ind w:left="5040" w:hanging="360"/>
      </w:pPr>
      <w:rPr>
        <w:rFonts w:ascii="Times New Roman" w:hAnsi="Times New Roman" w:hint="default"/>
      </w:rPr>
    </w:lvl>
    <w:lvl w:ilvl="7" w:tplc="C3AE912A" w:tentative="1">
      <w:start w:val="1"/>
      <w:numFmt w:val="bullet"/>
      <w:lvlText w:val="•"/>
      <w:lvlJc w:val="left"/>
      <w:pPr>
        <w:tabs>
          <w:tab w:val="num" w:pos="5760"/>
        </w:tabs>
        <w:ind w:left="5760" w:hanging="360"/>
      </w:pPr>
      <w:rPr>
        <w:rFonts w:ascii="Times New Roman" w:hAnsi="Times New Roman" w:hint="default"/>
      </w:rPr>
    </w:lvl>
    <w:lvl w:ilvl="8" w:tplc="8B501D24"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B032551"/>
    <w:multiLevelType w:val="hybridMultilevel"/>
    <w:tmpl w:val="A85C4E58"/>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6F347E64"/>
    <w:multiLevelType w:val="hybridMultilevel"/>
    <w:tmpl w:val="24147DD8"/>
    <w:lvl w:ilvl="0" w:tplc="08160019">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702636CC"/>
    <w:multiLevelType w:val="hybridMultilevel"/>
    <w:tmpl w:val="E4DC5A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1D550D5"/>
    <w:multiLevelType w:val="hybridMultilevel"/>
    <w:tmpl w:val="6C3837AC"/>
    <w:lvl w:ilvl="0" w:tplc="4C40A860">
      <w:start w:val="1"/>
      <w:numFmt w:val="decimal"/>
      <w:lvlText w:val="%1."/>
      <w:lvlJc w:val="left"/>
      <w:pPr>
        <w:ind w:left="720" w:hanging="360"/>
      </w:pPr>
    </w:lvl>
    <w:lvl w:ilvl="1" w:tplc="E0F0FC1E">
      <w:start w:val="1"/>
      <w:numFmt w:val="lowerLetter"/>
      <w:lvlText w:val="%2."/>
      <w:lvlJc w:val="left"/>
      <w:pPr>
        <w:ind w:left="1440" w:hanging="360"/>
      </w:pPr>
    </w:lvl>
    <w:lvl w:ilvl="2" w:tplc="AC188CC6">
      <w:start w:val="1"/>
      <w:numFmt w:val="lowerRoman"/>
      <w:lvlText w:val="%3."/>
      <w:lvlJc w:val="right"/>
      <w:pPr>
        <w:ind w:left="2160" w:hanging="180"/>
      </w:pPr>
    </w:lvl>
    <w:lvl w:ilvl="3" w:tplc="F2A09338">
      <w:start w:val="1"/>
      <w:numFmt w:val="decimal"/>
      <w:lvlText w:val="%4."/>
      <w:lvlJc w:val="left"/>
      <w:pPr>
        <w:ind w:left="2880" w:hanging="360"/>
      </w:pPr>
    </w:lvl>
    <w:lvl w:ilvl="4" w:tplc="5706000C">
      <w:start w:val="1"/>
      <w:numFmt w:val="lowerLetter"/>
      <w:lvlText w:val="%5."/>
      <w:lvlJc w:val="left"/>
      <w:pPr>
        <w:ind w:left="3600" w:hanging="360"/>
      </w:pPr>
    </w:lvl>
    <w:lvl w:ilvl="5" w:tplc="361C2564">
      <w:start w:val="1"/>
      <w:numFmt w:val="lowerRoman"/>
      <w:lvlText w:val="%6."/>
      <w:lvlJc w:val="right"/>
      <w:pPr>
        <w:ind w:left="4320" w:hanging="180"/>
      </w:pPr>
    </w:lvl>
    <w:lvl w:ilvl="6" w:tplc="BEE01CD4">
      <w:start w:val="1"/>
      <w:numFmt w:val="decimal"/>
      <w:lvlText w:val="%7."/>
      <w:lvlJc w:val="left"/>
      <w:pPr>
        <w:ind w:left="5040" w:hanging="360"/>
      </w:pPr>
    </w:lvl>
    <w:lvl w:ilvl="7" w:tplc="46489C76">
      <w:start w:val="1"/>
      <w:numFmt w:val="lowerLetter"/>
      <w:lvlText w:val="%8."/>
      <w:lvlJc w:val="left"/>
      <w:pPr>
        <w:ind w:left="5760" w:hanging="360"/>
      </w:pPr>
    </w:lvl>
    <w:lvl w:ilvl="8" w:tplc="F6DA9840">
      <w:start w:val="1"/>
      <w:numFmt w:val="lowerRoman"/>
      <w:lvlText w:val="%9."/>
      <w:lvlJc w:val="right"/>
      <w:pPr>
        <w:ind w:left="6480" w:hanging="180"/>
      </w:pPr>
    </w:lvl>
  </w:abstractNum>
  <w:abstractNum w:abstractNumId="36" w15:restartNumberingAfterBreak="0">
    <w:nsid w:val="744A01A4"/>
    <w:multiLevelType w:val="hybridMultilevel"/>
    <w:tmpl w:val="333E3D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5E06118"/>
    <w:multiLevelType w:val="hybridMultilevel"/>
    <w:tmpl w:val="5AA4B7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AE448FD"/>
    <w:multiLevelType w:val="hybridMultilevel"/>
    <w:tmpl w:val="862E0E3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7F7637C3"/>
    <w:multiLevelType w:val="hybridMultilevel"/>
    <w:tmpl w:val="D0DC3290"/>
    <w:lvl w:ilvl="0" w:tplc="15B2C270">
      <w:start w:val="1"/>
      <w:numFmt w:val="bullet"/>
      <w:lvlText w:val="•"/>
      <w:lvlJc w:val="left"/>
      <w:pPr>
        <w:tabs>
          <w:tab w:val="num" w:pos="720"/>
        </w:tabs>
        <w:ind w:left="720" w:hanging="360"/>
      </w:pPr>
      <w:rPr>
        <w:rFonts w:ascii="Arial" w:hAnsi="Arial" w:hint="default"/>
      </w:rPr>
    </w:lvl>
    <w:lvl w:ilvl="1" w:tplc="D5D6F280" w:tentative="1">
      <w:start w:val="1"/>
      <w:numFmt w:val="bullet"/>
      <w:lvlText w:val="•"/>
      <w:lvlJc w:val="left"/>
      <w:pPr>
        <w:tabs>
          <w:tab w:val="num" w:pos="1440"/>
        </w:tabs>
        <w:ind w:left="1440" w:hanging="360"/>
      </w:pPr>
      <w:rPr>
        <w:rFonts w:ascii="Arial" w:hAnsi="Arial" w:hint="default"/>
      </w:rPr>
    </w:lvl>
    <w:lvl w:ilvl="2" w:tplc="DCA44450">
      <w:start w:val="1"/>
      <w:numFmt w:val="bullet"/>
      <w:lvlText w:val="•"/>
      <w:lvlJc w:val="left"/>
      <w:pPr>
        <w:tabs>
          <w:tab w:val="num" w:pos="2160"/>
        </w:tabs>
        <w:ind w:left="2160" w:hanging="360"/>
      </w:pPr>
      <w:rPr>
        <w:rFonts w:ascii="Arial" w:hAnsi="Arial" w:hint="default"/>
      </w:rPr>
    </w:lvl>
    <w:lvl w:ilvl="3" w:tplc="3A4CE4FA">
      <w:start w:val="156"/>
      <w:numFmt w:val="bullet"/>
      <w:lvlText w:val=""/>
      <w:lvlJc w:val="left"/>
      <w:pPr>
        <w:tabs>
          <w:tab w:val="num" w:pos="2880"/>
        </w:tabs>
        <w:ind w:left="2880" w:hanging="360"/>
      </w:pPr>
      <w:rPr>
        <w:rFonts w:ascii="Wingdings" w:hAnsi="Wingdings" w:hint="default"/>
      </w:rPr>
    </w:lvl>
    <w:lvl w:ilvl="4" w:tplc="CE481F48" w:tentative="1">
      <w:start w:val="1"/>
      <w:numFmt w:val="bullet"/>
      <w:lvlText w:val="•"/>
      <w:lvlJc w:val="left"/>
      <w:pPr>
        <w:tabs>
          <w:tab w:val="num" w:pos="3600"/>
        </w:tabs>
        <w:ind w:left="3600" w:hanging="360"/>
      </w:pPr>
      <w:rPr>
        <w:rFonts w:ascii="Arial" w:hAnsi="Arial" w:hint="default"/>
      </w:rPr>
    </w:lvl>
    <w:lvl w:ilvl="5" w:tplc="896EE2EC" w:tentative="1">
      <w:start w:val="1"/>
      <w:numFmt w:val="bullet"/>
      <w:lvlText w:val="•"/>
      <w:lvlJc w:val="left"/>
      <w:pPr>
        <w:tabs>
          <w:tab w:val="num" w:pos="4320"/>
        </w:tabs>
        <w:ind w:left="4320" w:hanging="360"/>
      </w:pPr>
      <w:rPr>
        <w:rFonts w:ascii="Arial" w:hAnsi="Arial" w:hint="default"/>
      </w:rPr>
    </w:lvl>
    <w:lvl w:ilvl="6" w:tplc="07B62D8E" w:tentative="1">
      <w:start w:val="1"/>
      <w:numFmt w:val="bullet"/>
      <w:lvlText w:val="•"/>
      <w:lvlJc w:val="left"/>
      <w:pPr>
        <w:tabs>
          <w:tab w:val="num" w:pos="5040"/>
        </w:tabs>
        <w:ind w:left="5040" w:hanging="360"/>
      </w:pPr>
      <w:rPr>
        <w:rFonts w:ascii="Arial" w:hAnsi="Arial" w:hint="default"/>
      </w:rPr>
    </w:lvl>
    <w:lvl w:ilvl="7" w:tplc="FF064542" w:tentative="1">
      <w:start w:val="1"/>
      <w:numFmt w:val="bullet"/>
      <w:lvlText w:val="•"/>
      <w:lvlJc w:val="left"/>
      <w:pPr>
        <w:tabs>
          <w:tab w:val="num" w:pos="5760"/>
        </w:tabs>
        <w:ind w:left="5760" w:hanging="360"/>
      </w:pPr>
      <w:rPr>
        <w:rFonts w:ascii="Arial" w:hAnsi="Arial" w:hint="default"/>
      </w:rPr>
    </w:lvl>
    <w:lvl w:ilvl="8" w:tplc="4A8A17AE" w:tentative="1">
      <w:start w:val="1"/>
      <w:numFmt w:val="bullet"/>
      <w:lvlText w:val="•"/>
      <w:lvlJc w:val="left"/>
      <w:pPr>
        <w:tabs>
          <w:tab w:val="num" w:pos="6480"/>
        </w:tabs>
        <w:ind w:left="6480" w:hanging="360"/>
      </w:pPr>
      <w:rPr>
        <w:rFonts w:ascii="Arial" w:hAnsi="Arial" w:hint="default"/>
      </w:rPr>
    </w:lvl>
  </w:abstractNum>
  <w:num w:numId="1" w16cid:durableId="563758973">
    <w:abstractNumId w:val="14"/>
  </w:num>
  <w:num w:numId="2" w16cid:durableId="1061058522">
    <w:abstractNumId w:val="1"/>
  </w:num>
  <w:num w:numId="3" w16cid:durableId="1069890475">
    <w:abstractNumId w:val="35"/>
  </w:num>
  <w:num w:numId="4" w16cid:durableId="873927537">
    <w:abstractNumId w:val="20"/>
  </w:num>
  <w:num w:numId="5" w16cid:durableId="832724232">
    <w:abstractNumId w:val="8"/>
  </w:num>
  <w:num w:numId="6" w16cid:durableId="26830690">
    <w:abstractNumId w:val="7"/>
  </w:num>
  <w:num w:numId="7" w16cid:durableId="740448958">
    <w:abstractNumId w:val="10"/>
  </w:num>
  <w:num w:numId="8" w16cid:durableId="398403852">
    <w:abstractNumId w:val="31"/>
  </w:num>
  <w:num w:numId="9" w16cid:durableId="1267347772">
    <w:abstractNumId w:val="23"/>
  </w:num>
  <w:num w:numId="10" w16cid:durableId="1220673735">
    <w:abstractNumId w:val="11"/>
  </w:num>
  <w:num w:numId="11" w16cid:durableId="1687056709">
    <w:abstractNumId w:val="26"/>
  </w:num>
  <w:num w:numId="12" w16cid:durableId="1751001605">
    <w:abstractNumId w:val="36"/>
  </w:num>
  <w:num w:numId="13" w16cid:durableId="1560940177">
    <w:abstractNumId w:val="9"/>
  </w:num>
  <w:num w:numId="14" w16cid:durableId="1866558678">
    <w:abstractNumId w:val="13"/>
  </w:num>
  <w:num w:numId="15" w16cid:durableId="1193111095">
    <w:abstractNumId w:val="5"/>
  </w:num>
  <w:num w:numId="16" w16cid:durableId="2117212917">
    <w:abstractNumId w:val="18"/>
  </w:num>
  <w:num w:numId="17" w16cid:durableId="603657820">
    <w:abstractNumId w:val="39"/>
  </w:num>
  <w:num w:numId="18" w16cid:durableId="1630280892">
    <w:abstractNumId w:val="27"/>
  </w:num>
  <w:num w:numId="19" w16cid:durableId="361980548">
    <w:abstractNumId w:val="30"/>
  </w:num>
  <w:num w:numId="20" w16cid:durableId="2112625802">
    <w:abstractNumId w:val="33"/>
  </w:num>
  <w:num w:numId="21" w16cid:durableId="195889849">
    <w:abstractNumId w:val="15"/>
  </w:num>
  <w:num w:numId="22" w16cid:durableId="1373269200">
    <w:abstractNumId w:val="19"/>
  </w:num>
  <w:num w:numId="23" w16cid:durableId="1876966273">
    <w:abstractNumId w:val="0"/>
  </w:num>
  <w:num w:numId="24" w16cid:durableId="149029601">
    <w:abstractNumId w:val="12"/>
  </w:num>
  <w:num w:numId="25" w16cid:durableId="1224295233">
    <w:abstractNumId w:val="16"/>
  </w:num>
  <w:num w:numId="26" w16cid:durableId="1493714994">
    <w:abstractNumId w:val="29"/>
  </w:num>
  <w:num w:numId="27" w16cid:durableId="614561699">
    <w:abstractNumId w:val="3"/>
  </w:num>
  <w:num w:numId="28" w16cid:durableId="97020142">
    <w:abstractNumId w:val="22"/>
  </w:num>
  <w:num w:numId="29" w16cid:durableId="525171384">
    <w:abstractNumId w:val="25"/>
  </w:num>
  <w:num w:numId="30" w16cid:durableId="1575360769">
    <w:abstractNumId w:val="34"/>
  </w:num>
  <w:num w:numId="31" w16cid:durableId="1684552734">
    <w:abstractNumId w:val="2"/>
  </w:num>
  <w:num w:numId="32" w16cid:durableId="1560551509">
    <w:abstractNumId w:val="4"/>
  </w:num>
  <w:num w:numId="33" w16cid:durableId="1871799845">
    <w:abstractNumId w:val="37"/>
  </w:num>
  <w:num w:numId="34" w16cid:durableId="1292516399">
    <w:abstractNumId w:val="6"/>
  </w:num>
  <w:num w:numId="35" w16cid:durableId="1206794805">
    <w:abstractNumId w:val="28"/>
  </w:num>
  <w:num w:numId="36" w16cid:durableId="350764232">
    <w:abstractNumId w:val="38"/>
  </w:num>
  <w:num w:numId="37" w16cid:durableId="317851343">
    <w:abstractNumId w:val="32"/>
  </w:num>
  <w:num w:numId="38" w16cid:durableId="1597638687">
    <w:abstractNumId w:val="21"/>
  </w:num>
  <w:num w:numId="39" w16cid:durableId="1838226391">
    <w:abstractNumId w:val="24"/>
  </w:num>
  <w:num w:numId="40" w16cid:durableId="86417361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çalo Brandão">
    <w15:presenceInfo w15:providerId="Windows Live" w15:userId="3aee7caaaef1e9b0"/>
  </w15:person>
  <w15:person w15:author="Mário Jorge Dias Lousã">
    <w15:presenceInfo w15:providerId="None" w15:userId="Mário Jorge Dias Lousã"/>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C2FF8"/>
    <w:rsid w:val="00000DBC"/>
    <w:rsid w:val="00002E89"/>
    <w:rsid w:val="00011033"/>
    <w:rsid w:val="00013E81"/>
    <w:rsid w:val="00027DBD"/>
    <w:rsid w:val="0003567C"/>
    <w:rsid w:val="00040845"/>
    <w:rsid w:val="00043985"/>
    <w:rsid w:val="000519FB"/>
    <w:rsid w:val="00056AD2"/>
    <w:rsid w:val="00064872"/>
    <w:rsid w:val="00065A84"/>
    <w:rsid w:val="00084246"/>
    <w:rsid w:val="00090BD3"/>
    <w:rsid w:val="00091DF4"/>
    <w:rsid w:val="00097F9C"/>
    <w:rsid w:val="000A3086"/>
    <w:rsid w:val="000A4427"/>
    <w:rsid w:val="000B1A59"/>
    <w:rsid w:val="000C2FF8"/>
    <w:rsid w:val="000C7AC9"/>
    <w:rsid w:val="000D299E"/>
    <w:rsid w:val="000D4D86"/>
    <w:rsid w:val="000E2336"/>
    <w:rsid w:val="000F7175"/>
    <w:rsid w:val="00103742"/>
    <w:rsid w:val="001071A5"/>
    <w:rsid w:val="00107904"/>
    <w:rsid w:val="0011186E"/>
    <w:rsid w:val="00112F42"/>
    <w:rsid w:val="001156B9"/>
    <w:rsid w:val="00116767"/>
    <w:rsid w:val="001174A9"/>
    <w:rsid w:val="00121B7A"/>
    <w:rsid w:val="001619BA"/>
    <w:rsid w:val="0016676D"/>
    <w:rsid w:val="00174C41"/>
    <w:rsid w:val="00176182"/>
    <w:rsid w:val="001828CB"/>
    <w:rsid w:val="00187330"/>
    <w:rsid w:val="00187830"/>
    <w:rsid w:val="001A0FE3"/>
    <w:rsid w:val="001A6B75"/>
    <w:rsid w:val="001B3679"/>
    <w:rsid w:val="001B6078"/>
    <w:rsid w:val="001C37D4"/>
    <w:rsid w:val="001D13F1"/>
    <w:rsid w:val="001D441C"/>
    <w:rsid w:val="001E5025"/>
    <w:rsid w:val="001F07D8"/>
    <w:rsid w:val="00202DEB"/>
    <w:rsid w:val="00216702"/>
    <w:rsid w:val="002200E1"/>
    <w:rsid w:val="00236F33"/>
    <w:rsid w:val="00242556"/>
    <w:rsid w:val="00250537"/>
    <w:rsid w:val="0025084C"/>
    <w:rsid w:val="00254890"/>
    <w:rsid w:val="00255ACA"/>
    <w:rsid w:val="00256434"/>
    <w:rsid w:val="00260199"/>
    <w:rsid w:val="00262AA2"/>
    <w:rsid w:val="00267D0E"/>
    <w:rsid w:val="0027011D"/>
    <w:rsid w:val="0027202D"/>
    <w:rsid w:val="002748A2"/>
    <w:rsid w:val="002839ED"/>
    <w:rsid w:val="00287359"/>
    <w:rsid w:val="00293398"/>
    <w:rsid w:val="002B10F2"/>
    <w:rsid w:val="002B5B23"/>
    <w:rsid w:val="002C52CD"/>
    <w:rsid w:val="002D3474"/>
    <w:rsid w:val="002D4F11"/>
    <w:rsid w:val="002E7FCD"/>
    <w:rsid w:val="002F3747"/>
    <w:rsid w:val="002F37D4"/>
    <w:rsid w:val="002F37FE"/>
    <w:rsid w:val="002F38C6"/>
    <w:rsid w:val="002F7E08"/>
    <w:rsid w:val="003006FD"/>
    <w:rsid w:val="00300CBB"/>
    <w:rsid w:val="00300DFF"/>
    <w:rsid w:val="0031115E"/>
    <w:rsid w:val="00313EF4"/>
    <w:rsid w:val="003170E0"/>
    <w:rsid w:val="00327BA1"/>
    <w:rsid w:val="00330FA0"/>
    <w:rsid w:val="00342AAB"/>
    <w:rsid w:val="003446B1"/>
    <w:rsid w:val="00352E34"/>
    <w:rsid w:val="00360AA6"/>
    <w:rsid w:val="0037495B"/>
    <w:rsid w:val="00377109"/>
    <w:rsid w:val="00387305"/>
    <w:rsid w:val="00393DF3"/>
    <w:rsid w:val="00396A40"/>
    <w:rsid w:val="003B2E1C"/>
    <w:rsid w:val="003B39BF"/>
    <w:rsid w:val="003B7496"/>
    <w:rsid w:val="003C30A9"/>
    <w:rsid w:val="00405ECE"/>
    <w:rsid w:val="00413922"/>
    <w:rsid w:val="00445737"/>
    <w:rsid w:val="00455351"/>
    <w:rsid w:val="00455E8A"/>
    <w:rsid w:val="00460348"/>
    <w:rsid w:val="004738E8"/>
    <w:rsid w:val="00474190"/>
    <w:rsid w:val="00497182"/>
    <w:rsid w:val="004A52E9"/>
    <w:rsid w:val="004A6F99"/>
    <w:rsid w:val="004B45A4"/>
    <w:rsid w:val="004B5B7E"/>
    <w:rsid w:val="004B6BE0"/>
    <w:rsid w:val="004C12BA"/>
    <w:rsid w:val="004D1984"/>
    <w:rsid w:val="004D3B4B"/>
    <w:rsid w:val="004D4A1B"/>
    <w:rsid w:val="004D780A"/>
    <w:rsid w:val="004E2B60"/>
    <w:rsid w:val="005013A4"/>
    <w:rsid w:val="005171CA"/>
    <w:rsid w:val="00520EB1"/>
    <w:rsid w:val="00531089"/>
    <w:rsid w:val="005825A9"/>
    <w:rsid w:val="0058545B"/>
    <w:rsid w:val="00591742"/>
    <w:rsid w:val="005A336D"/>
    <w:rsid w:val="005B72AD"/>
    <w:rsid w:val="005C12C9"/>
    <w:rsid w:val="005C17A1"/>
    <w:rsid w:val="005D0D95"/>
    <w:rsid w:val="005D5776"/>
    <w:rsid w:val="005E5D8E"/>
    <w:rsid w:val="005F29FE"/>
    <w:rsid w:val="005F4303"/>
    <w:rsid w:val="005F5B82"/>
    <w:rsid w:val="005F65B6"/>
    <w:rsid w:val="006072C8"/>
    <w:rsid w:val="00607957"/>
    <w:rsid w:val="00611F2B"/>
    <w:rsid w:val="0061352A"/>
    <w:rsid w:val="00614A3D"/>
    <w:rsid w:val="006242E5"/>
    <w:rsid w:val="00647920"/>
    <w:rsid w:val="00663A8E"/>
    <w:rsid w:val="006732E6"/>
    <w:rsid w:val="00680B0D"/>
    <w:rsid w:val="00681CB0"/>
    <w:rsid w:val="00685F50"/>
    <w:rsid w:val="00687343"/>
    <w:rsid w:val="00690D6A"/>
    <w:rsid w:val="00695D47"/>
    <w:rsid w:val="006C463A"/>
    <w:rsid w:val="006E7B2F"/>
    <w:rsid w:val="006F1282"/>
    <w:rsid w:val="006F51D9"/>
    <w:rsid w:val="006F7DFC"/>
    <w:rsid w:val="00703D55"/>
    <w:rsid w:val="00704397"/>
    <w:rsid w:val="00711BF5"/>
    <w:rsid w:val="0071569E"/>
    <w:rsid w:val="0072394A"/>
    <w:rsid w:val="007276C9"/>
    <w:rsid w:val="00730D5A"/>
    <w:rsid w:val="00730DF4"/>
    <w:rsid w:val="00736B1E"/>
    <w:rsid w:val="007404AA"/>
    <w:rsid w:val="007525B6"/>
    <w:rsid w:val="007528E2"/>
    <w:rsid w:val="0075347A"/>
    <w:rsid w:val="00754D90"/>
    <w:rsid w:val="0077078B"/>
    <w:rsid w:val="0077616F"/>
    <w:rsid w:val="00776656"/>
    <w:rsid w:val="00780D5C"/>
    <w:rsid w:val="0078114D"/>
    <w:rsid w:val="0079301C"/>
    <w:rsid w:val="007C6ED3"/>
    <w:rsid w:val="007D6F3E"/>
    <w:rsid w:val="007F3235"/>
    <w:rsid w:val="007F397D"/>
    <w:rsid w:val="007F3C9F"/>
    <w:rsid w:val="0080730B"/>
    <w:rsid w:val="00811FE2"/>
    <w:rsid w:val="0082207F"/>
    <w:rsid w:val="00855E2E"/>
    <w:rsid w:val="008642CF"/>
    <w:rsid w:val="0087330D"/>
    <w:rsid w:val="00883EC3"/>
    <w:rsid w:val="00884568"/>
    <w:rsid w:val="008A07E5"/>
    <w:rsid w:val="008A08D0"/>
    <w:rsid w:val="008A0A68"/>
    <w:rsid w:val="008B4979"/>
    <w:rsid w:val="008B6F66"/>
    <w:rsid w:val="008D0401"/>
    <w:rsid w:val="008D1C2A"/>
    <w:rsid w:val="008E1FA4"/>
    <w:rsid w:val="008F1768"/>
    <w:rsid w:val="009021A6"/>
    <w:rsid w:val="009041AB"/>
    <w:rsid w:val="00927BA7"/>
    <w:rsid w:val="00944AD8"/>
    <w:rsid w:val="00950F81"/>
    <w:rsid w:val="00980B21"/>
    <w:rsid w:val="009910C9"/>
    <w:rsid w:val="009923F7"/>
    <w:rsid w:val="009934D2"/>
    <w:rsid w:val="009A3A25"/>
    <w:rsid w:val="009A4F6F"/>
    <w:rsid w:val="009A7763"/>
    <w:rsid w:val="009B13F9"/>
    <w:rsid w:val="009B2E5B"/>
    <w:rsid w:val="009B36E7"/>
    <w:rsid w:val="009B3946"/>
    <w:rsid w:val="009B3F9D"/>
    <w:rsid w:val="009C66DA"/>
    <w:rsid w:val="009D2BBF"/>
    <w:rsid w:val="009D4659"/>
    <w:rsid w:val="009E7ADA"/>
    <w:rsid w:val="009F7058"/>
    <w:rsid w:val="00A013D0"/>
    <w:rsid w:val="00A21A4A"/>
    <w:rsid w:val="00A26CD4"/>
    <w:rsid w:val="00A27E32"/>
    <w:rsid w:val="00A33E14"/>
    <w:rsid w:val="00A402AA"/>
    <w:rsid w:val="00A41B45"/>
    <w:rsid w:val="00A41E50"/>
    <w:rsid w:val="00A46C4D"/>
    <w:rsid w:val="00A4763B"/>
    <w:rsid w:val="00A53A29"/>
    <w:rsid w:val="00A53D73"/>
    <w:rsid w:val="00A64C12"/>
    <w:rsid w:val="00A6510E"/>
    <w:rsid w:val="00A652D3"/>
    <w:rsid w:val="00A662C3"/>
    <w:rsid w:val="00A74CCF"/>
    <w:rsid w:val="00A81800"/>
    <w:rsid w:val="00A8234C"/>
    <w:rsid w:val="00A82C2A"/>
    <w:rsid w:val="00A93F70"/>
    <w:rsid w:val="00A96CF0"/>
    <w:rsid w:val="00AA2B0C"/>
    <w:rsid w:val="00AA7DE3"/>
    <w:rsid w:val="00AB1172"/>
    <w:rsid w:val="00AB2C6B"/>
    <w:rsid w:val="00AB4E00"/>
    <w:rsid w:val="00AD2E09"/>
    <w:rsid w:val="00AE4DE5"/>
    <w:rsid w:val="00AF4438"/>
    <w:rsid w:val="00B01140"/>
    <w:rsid w:val="00B03DFD"/>
    <w:rsid w:val="00B15BE0"/>
    <w:rsid w:val="00B20152"/>
    <w:rsid w:val="00B3218E"/>
    <w:rsid w:val="00B33360"/>
    <w:rsid w:val="00B5543C"/>
    <w:rsid w:val="00B57711"/>
    <w:rsid w:val="00B62E43"/>
    <w:rsid w:val="00B65AA8"/>
    <w:rsid w:val="00B67BFB"/>
    <w:rsid w:val="00B73549"/>
    <w:rsid w:val="00B77B53"/>
    <w:rsid w:val="00BA329E"/>
    <w:rsid w:val="00BA5798"/>
    <w:rsid w:val="00BC47EB"/>
    <w:rsid w:val="00BE26AB"/>
    <w:rsid w:val="00BE5807"/>
    <w:rsid w:val="00BF77F2"/>
    <w:rsid w:val="00C00AF5"/>
    <w:rsid w:val="00C02DC2"/>
    <w:rsid w:val="00C12C43"/>
    <w:rsid w:val="00C15391"/>
    <w:rsid w:val="00C17B6F"/>
    <w:rsid w:val="00C20C98"/>
    <w:rsid w:val="00C2372A"/>
    <w:rsid w:val="00C24E5C"/>
    <w:rsid w:val="00C265AA"/>
    <w:rsid w:val="00C40EBD"/>
    <w:rsid w:val="00C520B5"/>
    <w:rsid w:val="00C630E8"/>
    <w:rsid w:val="00C72768"/>
    <w:rsid w:val="00C8430D"/>
    <w:rsid w:val="00C9000E"/>
    <w:rsid w:val="00C942BA"/>
    <w:rsid w:val="00CA4784"/>
    <w:rsid w:val="00CB4C1C"/>
    <w:rsid w:val="00CC59BA"/>
    <w:rsid w:val="00CD3AEC"/>
    <w:rsid w:val="00CD6C74"/>
    <w:rsid w:val="00CF0DF8"/>
    <w:rsid w:val="00CF1E82"/>
    <w:rsid w:val="00CF43E3"/>
    <w:rsid w:val="00D0655D"/>
    <w:rsid w:val="00D157EF"/>
    <w:rsid w:val="00D2082C"/>
    <w:rsid w:val="00D2315D"/>
    <w:rsid w:val="00D247DB"/>
    <w:rsid w:val="00D36088"/>
    <w:rsid w:val="00D4088C"/>
    <w:rsid w:val="00D4185F"/>
    <w:rsid w:val="00D55D5F"/>
    <w:rsid w:val="00D62883"/>
    <w:rsid w:val="00D72FEE"/>
    <w:rsid w:val="00D8239D"/>
    <w:rsid w:val="00D850AA"/>
    <w:rsid w:val="00D92D71"/>
    <w:rsid w:val="00D93B39"/>
    <w:rsid w:val="00DA21A5"/>
    <w:rsid w:val="00DB4E5F"/>
    <w:rsid w:val="00DC282D"/>
    <w:rsid w:val="00DC3AAF"/>
    <w:rsid w:val="00DC4878"/>
    <w:rsid w:val="00DD17DB"/>
    <w:rsid w:val="00DD5E83"/>
    <w:rsid w:val="00DE47D7"/>
    <w:rsid w:val="00E0324D"/>
    <w:rsid w:val="00E03ED7"/>
    <w:rsid w:val="00E26FF3"/>
    <w:rsid w:val="00E279D8"/>
    <w:rsid w:val="00E41FC8"/>
    <w:rsid w:val="00E5367F"/>
    <w:rsid w:val="00E55CFB"/>
    <w:rsid w:val="00E629AD"/>
    <w:rsid w:val="00E665F0"/>
    <w:rsid w:val="00E73F56"/>
    <w:rsid w:val="00E82FBD"/>
    <w:rsid w:val="00E83E4A"/>
    <w:rsid w:val="00E846E5"/>
    <w:rsid w:val="00EA0A8D"/>
    <w:rsid w:val="00EA4975"/>
    <w:rsid w:val="00EB5920"/>
    <w:rsid w:val="00EB5FAB"/>
    <w:rsid w:val="00ED0BA8"/>
    <w:rsid w:val="00EE5445"/>
    <w:rsid w:val="00F111BD"/>
    <w:rsid w:val="00F13BA6"/>
    <w:rsid w:val="00F32157"/>
    <w:rsid w:val="00F358D8"/>
    <w:rsid w:val="00F43EC0"/>
    <w:rsid w:val="00F44AED"/>
    <w:rsid w:val="00F45FE7"/>
    <w:rsid w:val="00F852DD"/>
    <w:rsid w:val="00F868CD"/>
    <w:rsid w:val="00F9205B"/>
    <w:rsid w:val="00F961B3"/>
    <w:rsid w:val="00FA3AD6"/>
    <w:rsid w:val="00FA6E50"/>
    <w:rsid w:val="00FB335A"/>
    <w:rsid w:val="00FB62D9"/>
    <w:rsid w:val="00FC59CF"/>
    <w:rsid w:val="00FC7C0A"/>
    <w:rsid w:val="00FD25C1"/>
    <w:rsid w:val="00FD54EA"/>
    <w:rsid w:val="07FB99F1"/>
    <w:rsid w:val="4CACAD15"/>
    <w:rsid w:val="4DF02F15"/>
    <w:rsid w:val="77E85B7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17C0D"/>
  <w15:docId w15:val="{DD8C0DC8-7D43-4B27-95E8-CC40D235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A8D"/>
    <w:rPr>
      <w:rFonts w:ascii="Arial" w:hAnsi="Arial"/>
    </w:rPr>
  </w:style>
  <w:style w:type="paragraph" w:styleId="Heading1">
    <w:name w:val="heading 1"/>
    <w:basedOn w:val="Normal"/>
    <w:next w:val="Normal"/>
    <w:link w:val="Heading1Char"/>
    <w:uiPriority w:val="9"/>
    <w:qFormat/>
    <w:rsid w:val="006242E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C12B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2F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FF8"/>
    <w:rPr>
      <w:rFonts w:ascii="Tahoma" w:hAnsi="Tahoma" w:cs="Tahoma"/>
      <w:sz w:val="16"/>
      <w:szCs w:val="16"/>
    </w:rPr>
  </w:style>
  <w:style w:type="paragraph" w:styleId="Header">
    <w:name w:val="header"/>
    <w:basedOn w:val="Normal"/>
    <w:link w:val="HeaderChar"/>
    <w:unhideWhenUsed/>
    <w:rsid w:val="006242E5"/>
    <w:pPr>
      <w:tabs>
        <w:tab w:val="center" w:pos="4252"/>
        <w:tab w:val="right" w:pos="8504"/>
      </w:tabs>
      <w:spacing w:after="0" w:line="240" w:lineRule="auto"/>
    </w:pPr>
  </w:style>
  <w:style w:type="character" w:customStyle="1" w:styleId="HeaderChar">
    <w:name w:val="Header Char"/>
    <w:basedOn w:val="DefaultParagraphFont"/>
    <w:link w:val="Header"/>
    <w:rsid w:val="006242E5"/>
  </w:style>
  <w:style w:type="paragraph" w:styleId="Footer">
    <w:name w:val="footer"/>
    <w:basedOn w:val="Normal"/>
    <w:link w:val="FooterChar"/>
    <w:uiPriority w:val="99"/>
    <w:unhideWhenUsed/>
    <w:rsid w:val="006242E5"/>
    <w:pPr>
      <w:tabs>
        <w:tab w:val="center" w:pos="4252"/>
        <w:tab w:val="right" w:pos="8504"/>
      </w:tabs>
      <w:spacing w:after="0" w:line="240" w:lineRule="auto"/>
    </w:pPr>
  </w:style>
  <w:style w:type="character" w:customStyle="1" w:styleId="FooterChar">
    <w:name w:val="Footer Char"/>
    <w:basedOn w:val="DefaultParagraphFont"/>
    <w:link w:val="Footer"/>
    <w:uiPriority w:val="99"/>
    <w:rsid w:val="006242E5"/>
  </w:style>
  <w:style w:type="paragraph" w:customStyle="1" w:styleId="Ttuloprincipal">
    <w:name w:val="Título principal"/>
    <w:basedOn w:val="Heading1"/>
    <w:link w:val="TtuloprincipalChar"/>
    <w:rsid w:val="006242E5"/>
    <w:pPr>
      <w:keepLines w:val="0"/>
      <w:spacing w:before="120" w:after="120" w:line="240" w:lineRule="auto"/>
      <w:jc w:val="center"/>
    </w:pPr>
    <w:rPr>
      <w:rFonts w:ascii="Helvetica" w:eastAsia="Times New Roman" w:hAnsi="Helvetica" w:cs="Times New Roman"/>
      <w:b/>
      <w:color w:val="auto"/>
      <w:sz w:val="28"/>
      <w:szCs w:val="20"/>
      <w:lang w:eastAsia="pt-PT"/>
    </w:rPr>
  </w:style>
  <w:style w:type="character" w:customStyle="1" w:styleId="Heading1Char">
    <w:name w:val="Heading 1 Char"/>
    <w:basedOn w:val="DefaultParagraphFont"/>
    <w:link w:val="Heading1"/>
    <w:uiPriority w:val="9"/>
    <w:rsid w:val="006242E5"/>
    <w:rPr>
      <w:rFonts w:asciiTheme="majorHAnsi" w:eastAsiaTheme="majorEastAsia" w:hAnsiTheme="majorHAnsi" w:cstheme="majorBidi"/>
      <w:color w:val="365F91" w:themeColor="accent1" w:themeShade="BF"/>
      <w:sz w:val="32"/>
      <w:szCs w:val="32"/>
    </w:rPr>
  </w:style>
  <w:style w:type="paragraph" w:styleId="BodyTextIndent">
    <w:name w:val="Body Text Indent"/>
    <w:basedOn w:val="Normal"/>
    <w:link w:val="BodyTextIndentChar"/>
    <w:rsid w:val="00002E89"/>
    <w:pPr>
      <w:spacing w:after="120" w:line="240" w:lineRule="auto"/>
      <w:ind w:left="283"/>
    </w:pPr>
    <w:rPr>
      <w:rFonts w:ascii="Times New Roman" w:eastAsia="Times New Roman" w:hAnsi="Times New Roman" w:cs="Times New Roman"/>
      <w:sz w:val="24"/>
      <w:szCs w:val="24"/>
      <w:lang w:eastAsia="pt-PT"/>
    </w:rPr>
  </w:style>
  <w:style w:type="character" w:customStyle="1" w:styleId="BodyTextIndentChar">
    <w:name w:val="Body Text Indent Char"/>
    <w:basedOn w:val="DefaultParagraphFont"/>
    <w:link w:val="BodyTextIndent"/>
    <w:rsid w:val="00002E89"/>
    <w:rPr>
      <w:rFonts w:ascii="Times New Roman" w:eastAsia="Times New Roman" w:hAnsi="Times New Roman" w:cs="Times New Roman"/>
      <w:sz w:val="24"/>
      <w:szCs w:val="24"/>
      <w:lang w:eastAsia="pt-PT"/>
    </w:rPr>
  </w:style>
  <w:style w:type="paragraph" w:styleId="ListParagraph">
    <w:name w:val="List Paragraph"/>
    <w:basedOn w:val="Normal"/>
    <w:link w:val="ListParagraphChar"/>
    <w:uiPriority w:val="34"/>
    <w:qFormat/>
    <w:rsid w:val="008642CF"/>
    <w:pPr>
      <w:ind w:left="720"/>
      <w:contextualSpacing/>
    </w:pPr>
  </w:style>
  <w:style w:type="paragraph" w:styleId="Caption">
    <w:name w:val="caption"/>
    <w:basedOn w:val="Normal"/>
    <w:next w:val="Normal"/>
    <w:qFormat/>
    <w:rsid w:val="003006FD"/>
    <w:pPr>
      <w:spacing w:before="120" w:after="120" w:line="240" w:lineRule="auto"/>
      <w:jc w:val="center"/>
    </w:pPr>
    <w:rPr>
      <w:rFonts w:ascii="Helvetica" w:eastAsia="Times New Roman" w:hAnsi="Helvetica" w:cs="Times New Roman"/>
      <w:b/>
      <w:sz w:val="20"/>
      <w:szCs w:val="20"/>
      <w:lang w:eastAsia="pt-PT"/>
    </w:rPr>
  </w:style>
  <w:style w:type="paragraph" w:styleId="TOCHeading">
    <w:name w:val="TOC Heading"/>
    <w:basedOn w:val="Heading1"/>
    <w:next w:val="Normal"/>
    <w:uiPriority w:val="39"/>
    <w:unhideWhenUsed/>
    <w:qFormat/>
    <w:rsid w:val="00C265AA"/>
    <w:pPr>
      <w:spacing w:line="259" w:lineRule="auto"/>
      <w:outlineLvl w:val="9"/>
    </w:pPr>
    <w:rPr>
      <w:lang w:eastAsia="pt-PT"/>
    </w:rPr>
  </w:style>
  <w:style w:type="paragraph" w:styleId="TOC1">
    <w:name w:val="toc 1"/>
    <w:basedOn w:val="Normal"/>
    <w:next w:val="Normal"/>
    <w:autoRedefine/>
    <w:uiPriority w:val="39"/>
    <w:unhideWhenUsed/>
    <w:rsid w:val="00C265AA"/>
    <w:pPr>
      <w:spacing w:after="100"/>
    </w:pPr>
  </w:style>
  <w:style w:type="character" w:styleId="Hyperlink">
    <w:name w:val="Hyperlink"/>
    <w:basedOn w:val="DefaultParagraphFont"/>
    <w:uiPriority w:val="99"/>
    <w:unhideWhenUsed/>
    <w:rsid w:val="00C265AA"/>
    <w:rPr>
      <w:color w:val="0000FF" w:themeColor="hyperlink"/>
      <w:u w:val="single"/>
    </w:rPr>
  </w:style>
  <w:style w:type="paragraph" w:customStyle="1" w:styleId="Normal1">
    <w:name w:val="Normal1"/>
    <w:rsid w:val="00AE4DE5"/>
    <w:pPr>
      <w:pBdr>
        <w:top w:val="nil"/>
        <w:left w:val="nil"/>
        <w:bottom w:val="nil"/>
        <w:right w:val="nil"/>
        <w:between w:val="nil"/>
      </w:pBdr>
      <w:spacing w:after="0" w:line="240" w:lineRule="auto"/>
    </w:pPr>
    <w:rPr>
      <w:rFonts w:ascii="Times New Roman" w:eastAsia="Times New Roman" w:hAnsi="Times New Roman" w:cs="Times New Roman"/>
      <w:color w:val="000000"/>
      <w:sz w:val="20"/>
      <w:szCs w:val="20"/>
    </w:rPr>
  </w:style>
  <w:style w:type="paragraph" w:customStyle="1" w:styleId="TableText">
    <w:name w:val="Table Text"/>
    <w:basedOn w:val="Normal"/>
    <w:rsid w:val="004D780A"/>
    <w:pPr>
      <w:spacing w:before="60" w:after="20" w:line="240" w:lineRule="auto"/>
    </w:pPr>
    <w:rPr>
      <w:rFonts w:eastAsia="Times New Roman" w:cs="Times New Roman"/>
      <w:spacing w:val="-5"/>
      <w:sz w:val="16"/>
      <w:szCs w:val="20"/>
      <w:lang w:val="en-GB"/>
    </w:rPr>
  </w:style>
  <w:style w:type="paragraph" w:customStyle="1" w:styleId="TableHeader">
    <w:name w:val="Table Header"/>
    <w:basedOn w:val="Normal"/>
    <w:rsid w:val="004D780A"/>
    <w:pPr>
      <w:spacing w:before="60" w:after="20" w:line="240" w:lineRule="auto"/>
    </w:pPr>
    <w:rPr>
      <w:rFonts w:eastAsia="Times New Roman" w:cs="Times New Roman"/>
      <w:b/>
      <w:spacing w:val="-5"/>
      <w:sz w:val="16"/>
      <w:szCs w:val="20"/>
      <w:lang w:val="en-GB"/>
    </w:rPr>
  </w:style>
  <w:style w:type="paragraph" w:customStyle="1" w:styleId="TableTextBold">
    <w:name w:val="Table Text Bold"/>
    <w:basedOn w:val="TableText"/>
    <w:rsid w:val="004D780A"/>
    <w:pPr>
      <w:spacing w:after="0"/>
    </w:pPr>
    <w:rPr>
      <w:b/>
      <w:sz w:val="18"/>
      <w:lang w:val="en-US"/>
    </w:rPr>
  </w:style>
  <w:style w:type="paragraph" w:customStyle="1" w:styleId="TableTextIndent">
    <w:name w:val="Table Text Indent"/>
    <w:basedOn w:val="Normal"/>
    <w:rsid w:val="004D780A"/>
    <w:pPr>
      <w:spacing w:before="60" w:after="20" w:line="240" w:lineRule="auto"/>
      <w:ind w:left="720"/>
    </w:pPr>
    <w:rPr>
      <w:rFonts w:eastAsia="Times New Roman" w:cs="Times New Roman"/>
      <w:spacing w:val="-5"/>
      <w:sz w:val="16"/>
      <w:szCs w:val="20"/>
      <w:lang w:val="en-GB"/>
    </w:rPr>
  </w:style>
  <w:style w:type="table" w:styleId="TableGrid">
    <w:name w:val="Table Grid"/>
    <w:basedOn w:val="TableNormal"/>
    <w:uiPriority w:val="59"/>
    <w:rsid w:val="00811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Principal">
    <w:name w:val="Titulo Principal"/>
    <w:basedOn w:val="Heading1"/>
    <w:link w:val="TituloPrincipalChar"/>
    <w:qFormat/>
    <w:rsid w:val="004C12BA"/>
    <w:pPr>
      <w:spacing w:before="0" w:after="240"/>
      <w:jc w:val="both"/>
    </w:pPr>
    <w:rPr>
      <w:rFonts w:ascii="Arial" w:hAnsi="Arial" w:cs="Arial"/>
      <w:b/>
      <w:color w:val="000000" w:themeColor="text1"/>
    </w:rPr>
  </w:style>
  <w:style w:type="character" w:customStyle="1" w:styleId="TtuloprincipalChar">
    <w:name w:val="Título principal Char"/>
    <w:basedOn w:val="Heading1Char"/>
    <w:link w:val="Ttuloprincipal"/>
    <w:rsid w:val="00B77B53"/>
    <w:rPr>
      <w:rFonts w:ascii="Helvetica" w:eastAsia="Times New Roman" w:hAnsi="Helvetica" w:cs="Times New Roman"/>
      <w:b/>
      <w:color w:val="365F91" w:themeColor="accent1" w:themeShade="BF"/>
      <w:sz w:val="28"/>
      <w:szCs w:val="20"/>
      <w:lang w:eastAsia="pt-PT"/>
    </w:rPr>
  </w:style>
  <w:style w:type="character" w:customStyle="1" w:styleId="TituloPrincipalChar">
    <w:name w:val="Titulo Principal Char"/>
    <w:basedOn w:val="TtuloprincipalChar"/>
    <w:link w:val="TituloPrincipal"/>
    <w:rsid w:val="004C12BA"/>
    <w:rPr>
      <w:rFonts w:ascii="Arial" w:eastAsiaTheme="majorEastAsia" w:hAnsi="Arial" w:cs="Arial"/>
      <w:b/>
      <w:color w:val="000000" w:themeColor="text1"/>
      <w:sz w:val="32"/>
      <w:szCs w:val="32"/>
      <w:lang w:eastAsia="pt-PT"/>
    </w:rPr>
  </w:style>
  <w:style w:type="paragraph" w:customStyle="1" w:styleId="TituloSecundario">
    <w:name w:val="Titulo Secundario"/>
    <w:basedOn w:val="Heading2"/>
    <w:next w:val="Texto"/>
    <w:link w:val="TituloSecundarioChar"/>
    <w:qFormat/>
    <w:rsid w:val="004C12BA"/>
    <w:pPr>
      <w:spacing w:before="240" w:after="120" w:line="360" w:lineRule="auto"/>
      <w:jc w:val="both"/>
    </w:pPr>
    <w:rPr>
      <w:rFonts w:ascii="Arial" w:hAnsi="Arial" w:cs="Arial"/>
      <w:b/>
      <w:bCs/>
      <w:color w:val="000000" w:themeColor="text1"/>
    </w:rPr>
  </w:style>
  <w:style w:type="character" w:customStyle="1" w:styleId="ListParagraphChar">
    <w:name w:val="List Paragraph Char"/>
    <w:basedOn w:val="DefaultParagraphFont"/>
    <w:link w:val="ListParagraph"/>
    <w:uiPriority w:val="34"/>
    <w:rsid w:val="00B77B53"/>
  </w:style>
  <w:style w:type="character" w:customStyle="1" w:styleId="TituloSecundarioChar">
    <w:name w:val="Titulo Secundario Char"/>
    <w:basedOn w:val="ListParagraphChar"/>
    <w:link w:val="TituloSecundario"/>
    <w:rsid w:val="004C12BA"/>
    <w:rPr>
      <w:rFonts w:ascii="Arial" w:eastAsiaTheme="majorEastAsia" w:hAnsi="Arial" w:cs="Arial"/>
      <w:b/>
      <w:bCs/>
      <w:color w:val="000000" w:themeColor="text1"/>
      <w:sz w:val="26"/>
      <w:szCs w:val="26"/>
    </w:rPr>
  </w:style>
  <w:style w:type="character" w:customStyle="1" w:styleId="Heading2Char">
    <w:name w:val="Heading 2 Char"/>
    <w:basedOn w:val="DefaultParagraphFont"/>
    <w:link w:val="Heading2"/>
    <w:uiPriority w:val="9"/>
    <w:semiHidden/>
    <w:rsid w:val="004C12BA"/>
    <w:rPr>
      <w:rFonts w:asciiTheme="majorHAnsi" w:eastAsiaTheme="majorEastAsia" w:hAnsiTheme="majorHAnsi" w:cstheme="majorBidi"/>
      <w:color w:val="365F91" w:themeColor="accent1" w:themeShade="BF"/>
      <w:sz w:val="26"/>
      <w:szCs w:val="26"/>
    </w:rPr>
  </w:style>
  <w:style w:type="paragraph" w:customStyle="1" w:styleId="TituloTerciario">
    <w:name w:val="Titulo Terciario"/>
    <w:rsid w:val="00685F50"/>
    <w:pPr>
      <w:keepNext/>
      <w:spacing w:before="160" w:after="80"/>
      <w:jc w:val="both"/>
    </w:pPr>
    <w:rPr>
      <w:rFonts w:ascii="Arial" w:hAnsi="Arial" w:cs="Arial"/>
      <w:b/>
      <w:i/>
      <w:color w:val="000000"/>
      <w:sz w:val="23"/>
      <w:lang w:val="en-US"/>
    </w:rPr>
  </w:style>
  <w:style w:type="paragraph" w:styleId="TOC2">
    <w:name w:val="toc 2"/>
    <w:basedOn w:val="Normal"/>
    <w:next w:val="Normal"/>
    <w:autoRedefine/>
    <w:uiPriority w:val="39"/>
    <w:unhideWhenUsed/>
    <w:rsid w:val="00685F50"/>
    <w:pPr>
      <w:spacing w:after="100"/>
      <w:ind w:left="220"/>
    </w:pPr>
  </w:style>
  <w:style w:type="paragraph" w:styleId="ListBullet">
    <w:name w:val="List Bullet"/>
    <w:basedOn w:val="Normal"/>
    <w:uiPriority w:val="99"/>
    <w:unhideWhenUsed/>
    <w:rsid w:val="00685F50"/>
    <w:pPr>
      <w:numPr>
        <w:numId w:val="23"/>
      </w:numPr>
      <w:contextualSpacing/>
    </w:pPr>
  </w:style>
  <w:style w:type="paragraph" w:customStyle="1" w:styleId="Texto">
    <w:name w:val="Texto"/>
    <w:basedOn w:val="Normal"/>
    <w:link w:val="TextoChar"/>
    <w:qFormat/>
    <w:rsid w:val="00EA0A8D"/>
    <w:pPr>
      <w:spacing w:before="120" w:after="120" w:line="360" w:lineRule="auto"/>
      <w:ind w:firstLine="709"/>
      <w:jc w:val="both"/>
    </w:pPr>
    <w:rPr>
      <w:rFonts w:cs="Arial"/>
      <w:szCs w:val="20"/>
    </w:rPr>
  </w:style>
  <w:style w:type="character" w:customStyle="1" w:styleId="TextoChar">
    <w:name w:val="Texto Char"/>
    <w:basedOn w:val="DefaultParagraphFont"/>
    <w:link w:val="Texto"/>
    <w:rsid w:val="00EA0A8D"/>
    <w:rPr>
      <w:rFonts w:ascii="Arial" w:hAnsi="Arial" w:cs="Arial"/>
      <w:szCs w:val="20"/>
    </w:rPr>
  </w:style>
  <w:style w:type="paragraph" w:styleId="TableofFigures">
    <w:name w:val="table of figures"/>
    <w:basedOn w:val="Normal"/>
    <w:next w:val="Normal"/>
    <w:uiPriority w:val="99"/>
    <w:unhideWhenUsed/>
    <w:rsid w:val="00352E34"/>
    <w:pPr>
      <w:spacing w:after="0"/>
    </w:pPr>
  </w:style>
  <w:style w:type="paragraph" w:styleId="Revision">
    <w:name w:val="Revision"/>
    <w:hidden/>
    <w:uiPriority w:val="99"/>
    <w:semiHidden/>
    <w:rsid w:val="00267D0E"/>
    <w:pPr>
      <w:spacing w:after="0" w:line="240" w:lineRule="auto"/>
    </w:pPr>
    <w:rPr>
      <w:rFonts w:ascii="Arial" w:hAnsi="Arial"/>
    </w:rPr>
  </w:style>
  <w:style w:type="character" w:styleId="CommentReference">
    <w:name w:val="annotation reference"/>
    <w:basedOn w:val="DefaultParagraphFont"/>
    <w:uiPriority w:val="99"/>
    <w:semiHidden/>
    <w:unhideWhenUsed/>
    <w:rsid w:val="00A27E32"/>
    <w:rPr>
      <w:sz w:val="16"/>
      <w:szCs w:val="16"/>
    </w:rPr>
  </w:style>
  <w:style w:type="paragraph" w:styleId="CommentText">
    <w:name w:val="annotation text"/>
    <w:basedOn w:val="Normal"/>
    <w:link w:val="CommentTextChar"/>
    <w:uiPriority w:val="99"/>
    <w:unhideWhenUsed/>
    <w:rsid w:val="00A27E32"/>
    <w:pPr>
      <w:spacing w:line="240" w:lineRule="auto"/>
    </w:pPr>
    <w:rPr>
      <w:sz w:val="20"/>
      <w:szCs w:val="20"/>
    </w:rPr>
  </w:style>
  <w:style w:type="character" w:customStyle="1" w:styleId="CommentTextChar">
    <w:name w:val="Comment Text Char"/>
    <w:basedOn w:val="DefaultParagraphFont"/>
    <w:link w:val="CommentText"/>
    <w:uiPriority w:val="99"/>
    <w:rsid w:val="00A27E3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27E32"/>
    <w:rPr>
      <w:b/>
      <w:bCs/>
    </w:rPr>
  </w:style>
  <w:style w:type="character" w:customStyle="1" w:styleId="CommentSubjectChar">
    <w:name w:val="Comment Subject Char"/>
    <w:basedOn w:val="CommentTextChar"/>
    <w:link w:val="CommentSubject"/>
    <w:uiPriority w:val="99"/>
    <w:semiHidden/>
    <w:rsid w:val="00A27E32"/>
    <w:rPr>
      <w:rFonts w:ascii="Arial" w:hAnsi="Arial"/>
      <w:b/>
      <w:bCs/>
      <w:sz w:val="20"/>
      <w:szCs w:val="20"/>
    </w:rPr>
  </w:style>
  <w:style w:type="paragraph" w:styleId="NormalWeb">
    <w:name w:val="Normal (Web)"/>
    <w:basedOn w:val="Normal"/>
    <w:uiPriority w:val="99"/>
    <w:semiHidden/>
    <w:unhideWhenUsed/>
    <w:rsid w:val="00DD5E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diff">
    <w:name w:val="diff"/>
    <w:basedOn w:val="DefaultParagraphFont"/>
    <w:rsid w:val="00DD5E83"/>
  </w:style>
  <w:style w:type="paragraph" w:styleId="TOC3">
    <w:name w:val="toc 3"/>
    <w:basedOn w:val="Normal"/>
    <w:next w:val="Normal"/>
    <w:autoRedefine/>
    <w:uiPriority w:val="39"/>
    <w:unhideWhenUsed/>
    <w:rsid w:val="009A4F6F"/>
    <w:pPr>
      <w:spacing w:after="100" w:line="278" w:lineRule="auto"/>
      <w:ind w:left="480"/>
    </w:pPr>
    <w:rPr>
      <w:rFonts w:asciiTheme="minorHAnsi" w:eastAsiaTheme="minorEastAsia" w:hAnsiTheme="minorHAnsi"/>
      <w:kern w:val="2"/>
      <w:sz w:val="24"/>
      <w:szCs w:val="24"/>
      <w:lang w:val="en-US"/>
    </w:rPr>
  </w:style>
  <w:style w:type="paragraph" w:styleId="TOC4">
    <w:name w:val="toc 4"/>
    <w:basedOn w:val="Normal"/>
    <w:next w:val="Normal"/>
    <w:autoRedefine/>
    <w:uiPriority w:val="39"/>
    <w:unhideWhenUsed/>
    <w:rsid w:val="009A4F6F"/>
    <w:pPr>
      <w:spacing w:after="100" w:line="278" w:lineRule="auto"/>
      <w:ind w:left="720"/>
    </w:pPr>
    <w:rPr>
      <w:rFonts w:asciiTheme="minorHAnsi" w:eastAsiaTheme="minorEastAsia" w:hAnsiTheme="minorHAnsi"/>
      <w:kern w:val="2"/>
      <w:sz w:val="24"/>
      <w:szCs w:val="24"/>
      <w:lang w:val="en-US"/>
    </w:rPr>
  </w:style>
  <w:style w:type="paragraph" w:styleId="TOC5">
    <w:name w:val="toc 5"/>
    <w:basedOn w:val="Normal"/>
    <w:next w:val="Normal"/>
    <w:autoRedefine/>
    <w:uiPriority w:val="39"/>
    <w:unhideWhenUsed/>
    <w:rsid w:val="009A4F6F"/>
    <w:pPr>
      <w:spacing w:after="100" w:line="278" w:lineRule="auto"/>
      <w:ind w:left="960"/>
    </w:pPr>
    <w:rPr>
      <w:rFonts w:asciiTheme="minorHAnsi" w:eastAsiaTheme="minorEastAsia" w:hAnsiTheme="minorHAnsi"/>
      <w:kern w:val="2"/>
      <w:sz w:val="24"/>
      <w:szCs w:val="24"/>
      <w:lang w:val="en-US"/>
    </w:rPr>
  </w:style>
  <w:style w:type="paragraph" w:styleId="TOC6">
    <w:name w:val="toc 6"/>
    <w:basedOn w:val="Normal"/>
    <w:next w:val="Normal"/>
    <w:autoRedefine/>
    <w:uiPriority w:val="39"/>
    <w:unhideWhenUsed/>
    <w:rsid w:val="009A4F6F"/>
    <w:pPr>
      <w:spacing w:after="100" w:line="278" w:lineRule="auto"/>
      <w:ind w:left="1200"/>
    </w:pPr>
    <w:rPr>
      <w:rFonts w:asciiTheme="minorHAnsi" w:eastAsiaTheme="minorEastAsia" w:hAnsiTheme="minorHAnsi"/>
      <w:kern w:val="2"/>
      <w:sz w:val="24"/>
      <w:szCs w:val="24"/>
      <w:lang w:val="en-US"/>
    </w:rPr>
  </w:style>
  <w:style w:type="paragraph" w:styleId="TOC7">
    <w:name w:val="toc 7"/>
    <w:basedOn w:val="Normal"/>
    <w:next w:val="Normal"/>
    <w:autoRedefine/>
    <w:uiPriority w:val="39"/>
    <w:unhideWhenUsed/>
    <w:rsid w:val="009A4F6F"/>
    <w:pPr>
      <w:spacing w:after="100" w:line="278" w:lineRule="auto"/>
      <w:ind w:left="1440"/>
    </w:pPr>
    <w:rPr>
      <w:rFonts w:asciiTheme="minorHAnsi" w:eastAsiaTheme="minorEastAsia" w:hAnsiTheme="minorHAnsi"/>
      <w:kern w:val="2"/>
      <w:sz w:val="24"/>
      <w:szCs w:val="24"/>
      <w:lang w:val="en-US"/>
    </w:rPr>
  </w:style>
  <w:style w:type="paragraph" w:styleId="TOC8">
    <w:name w:val="toc 8"/>
    <w:basedOn w:val="Normal"/>
    <w:next w:val="Normal"/>
    <w:autoRedefine/>
    <w:uiPriority w:val="39"/>
    <w:unhideWhenUsed/>
    <w:rsid w:val="009A4F6F"/>
    <w:pPr>
      <w:spacing w:after="100" w:line="278" w:lineRule="auto"/>
      <w:ind w:left="1680"/>
    </w:pPr>
    <w:rPr>
      <w:rFonts w:asciiTheme="minorHAnsi" w:eastAsiaTheme="minorEastAsia" w:hAnsiTheme="minorHAnsi"/>
      <w:kern w:val="2"/>
      <w:sz w:val="24"/>
      <w:szCs w:val="24"/>
      <w:lang w:val="en-US"/>
    </w:rPr>
  </w:style>
  <w:style w:type="paragraph" w:styleId="TOC9">
    <w:name w:val="toc 9"/>
    <w:basedOn w:val="Normal"/>
    <w:next w:val="Normal"/>
    <w:autoRedefine/>
    <w:uiPriority w:val="39"/>
    <w:unhideWhenUsed/>
    <w:rsid w:val="009A4F6F"/>
    <w:pPr>
      <w:spacing w:after="100" w:line="278" w:lineRule="auto"/>
      <w:ind w:left="1920"/>
    </w:pPr>
    <w:rPr>
      <w:rFonts w:asciiTheme="minorHAnsi" w:eastAsiaTheme="minorEastAsia" w:hAnsiTheme="minorHAnsi"/>
      <w:kern w:val="2"/>
      <w:sz w:val="24"/>
      <w:szCs w:val="24"/>
      <w:lang w:val="en-US"/>
    </w:rPr>
  </w:style>
  <w:style w:type="character" w:styleId="UnresolvedMention">
    <w:name w:val="Unresolved Mention"/>
    <w:basedOn w:val="DefaultParagraphFont"/>
    <w:uiPriority w:val="99"/>
    <w:semiHidden/>
    <w:unhideWhenUsed/>
    <w:rsid w:val="009A4F6F"/>
    <w:rPr>
      <w:color w:val="605E5C"/>
      <w:shd w:val="clear" w:color="auto" w:fill="E1DFDD"/>
    </w:rPr>
  </w:style>
  <w:style w:type="paragraph" w:styleId="FootnoteText">
    <w:name w:val="footnote text"/>
    <w:basedOn w:val="Normal"/>
    <w:link w:val="FootnoteTextChar"/>
    <w:uiPriority w:val="99"/>
    <w:semiHidden/>
    <w:unhideWhenUsed/>
    <w:rsid w:val="00611F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1F2B"/>
    <w:rPr>
      <w:rFonts w:ascii="Arial" w:hAnsi="Arial"/>
      <w:sz w:val="20"/>
      <w:szCs w:val="20"/>
    </w:rPr>
  </w:style>
  <w:style w:type="character" w:styleId="FootnoteReference">
    <w:name w:val="footnote reference"/>
    <w:basedOn w:val="DefaultParagraphFont"/>
    <w:uiPriority w:val="99"/>
    <w:semiHidden/>
    <w:unhideWhenUsed/>
    <w:rsid w:val="00611F2B"/>
    <w:rPr>
      <w:vertAlign w:val="superscript"/>
    </w:rPr>
  </w:style>
  <w:style w:type="table" w:styleId="GridTable4-Accent1">
    <w:name w:val="Grid Table 4 Accent 1"/>
    <w:basedOn w:val="TableNormal"/>
    <w:uiPriority w:val="49"/>
    <w:rsid w:val="00236F3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7870">
      <w:bodyDiv w:val="1"/>
      <w:marLeft w:val="0"/>
      <w:marRight w:val="0"/>
      <w:marTop w:val="0"/>
      <w:marBottom w:val="0"/>
      <w:divBdr>
        <w:top w:val="none" w:sz="0" w:space="0" w:color="auto"/>
        <w:left w:val="none" w:sz="0" w:space="0" w:color="auto"/>
        <w:bottom w:val="none" w:sz="0" w:space="0" w:color="auto"/>
        <w:right w:val="none" w:sz="0" w:space="0" w:color="auto"/>
      </w:divBdr>
      <w:divsChild>
        <w:div w:id="1079332239">
          <w:marLeft w:val="835"/>
          <w:marRight w:val="0"/>
          <w:marTop w:val="0"/>
          <w:marBottom w:val="0"/>
          <w:divBdr>
            <w:top w:val="none" w:sz="0" w:space="0" w:color="auto"/>
            <w:left w:val="none" w:sz="0" w:space="0" w:color="auto"/>
            <w:bottom w:val="none" w:sz="0" w:space="0" w:color="auto"/>
            <w:right w:val="none" w:sz="0" w:space="0" w:color="auto"/>
          </w:divBdr>
        </w:div>
        <w:div w:id="1643578857">
          <w:marLeft w:val="835"/>
          <w:marRight w:val="0"/>
          <w:marTop w:val="0"/>
          <w:marBottom w:val="0"/>
          <w:divBdr>
            <w:top w:val="none" w:sz="0" w:space="0" w:color="auto"/>
            <w:left w:val="none" w:sz="0" w:space="0" w:color="auto"/>
            <w:bottom w:val="none" w:sz="0" w:space="0" w:color="auto"/>
            <w:right w:val="none" w:sz="0" w:space="0" w:color="auto"/>
          </w:divBdr>
        </w:div>
      </w:divsChild>
    </w:div>
    <w:div w:id="829298012">
      <w:bodyDiv w:val="1"/>
      <w:marLeft w:val="0"/>
      <w:marRight w:val="0"/>
      <w:marTop w:val="0"/>
      <w:marBottom w:val="0"/>
      <w:divBdr>
        <w:top w:val="none" w:sz="0" w:space="0" w:color="auto"/>
        <w:left w:val="none" w:sz="0" w:space="0" w:color="auto"/>
        <w:bottom w:val="none" w:sz="0" w:space="0" w:color="auto"/>
        <w:right w:val="none" w:sz="0" w:space="0" w:color="auto"/>
      </w:divBdr>
      <w:divsChild>
        <w:div w:id="1166748962">
          <w:marLeft w:val="274"/>
          <w:marRight w:val="0"/>
          <w:marTop w:val="0"/>
          <w:marBottom w:val="240"/>
          <w:divBdr>
            <w:top w:val="none" w:sz="0" w:space="0" w:color="auto"/>
            <w:left w:val="none" w:sz="0" w:space="0" w:color="auto"/>
            <w:bottom w:val="none" w:sz="0" w:space="0" w:color="auto"/>
            <w:right w:val="none" w:sz="0" w:space="0" w:color="auto"/>
          </w:divBdr>
        </w:div>
        <w:div w:id="1857692037">
          <w:marLeft w:val="994"/>
          <w:marRight w:val="0"/>
          <w:marTop w:val="0"/>
          <w:marBottom w:val="240"/>
          <w:divBdr>
            <w:top w:val="none" w:sz="0" w:space="0" w:color="auto"/>
            <w:left w:val="none" w:sz="0" w:space="0" w:color="auto"/>
            <w:bottom w:val="none" w:sz="0" w:space="0" w:color="auto"/>
            <w:right w:val="none" w:sz="0" w:space="0" w:color="auto"/>
          </w:divBdr>
        </w:div>
        <w:div w:id="2112314429">
          <w:marLeft w:val="994"/>
          <w:marRight w:val="0"/>
          <w:marTop w:val="0"/>
          <w:marBottom w:val="240"/>
          <w:divBdr>
            <w:top w:val="none" w:sz="0" w:space="0" w:color="auto"/>
            <w:left w:val="none" w:sz="0" w:space="0" w:color="auto"/>
            <w:bottom w:val="none" w:sz="0" w:space="0" w:color="auto"/>
            <w:right w:val="none" w:sz="0" w:space="0" w:color="auto"/>
          </w:divBdr>
        </w:div>
      </w:divsChild>
    </w:div>
    <w:div w:id="1506556419">
      <w:bodyDiv w:val="1"/>
      <w:marLeft w:val="0"/>
      <w:marRight w:val="0"/>
      <w:marTop w:val="0"/>
      <w:marBottom w:val="0"/>
      <w:divBdr>
        <w:top w:val="none" w:sz="0" w:space="0" w:color="auto"/>
        <w:left w:val="none" w:sz="0" w:space="0" w:color="auto"/>
        <w:bottom w:val="none" w:sz="0" w:space="0" w:color="auto"/>
        <w:right w:val="none" w:sz="0" w:space="0" w:color="auto"/>
      </w:divBdr>
      <w:divsChild>
        <w:div w:id="338895964">
          <w:marLeft w:val="274"/>
          <w:marRight w:val="0"/>
          <w:marTop w:val="0"/>
          <w:marBottom w:val="0"/>
          <w:divBdr>
            <w:top w:val="none" w:sz="0" w:space="0" w:color="auto"/>
            <w:left w:val="none" w:sz="0" w:space="0" w:color="auto"/>
            <w:bottom w:val="none" w:sz="0" w:space="0" w:color="auto"/>
            <w:right w:val="none" w:sz="0" w:space="0" w:color="auto"/>
          </w:divBdr>
        </w:div>
        <w:div w:id="478040053">
          <w:marLeft w:val="144"/>
          <w:marRight w:val="0"/>
          <w:marTop w:val="0"/>
          <w:marBottom w:val="0"/>
          <w:divBdr>
            <w:top w:val="none" w:sz="0" w:space="0" w:color="auto"/>
            <w:left w:val="none" w:sz="0" w:space="0" w:color="auto"/>
            <w:bottom w:val="none" w:sz="0" w:space="0" w:color="auto"/>
            <w:right w:val="none" w:sz="0" w:space="0" w:color="auto"/>
          </w:divBdr>
        </w:div>
        <w:div w:id="1202089524">
          <w:marLeft w:val="706"/>
          <w:marRight w:val="0"/>
          <w:marTop w:val="0"/>
          <w:marBottom w:val="0"/>
          <w:divBdr>
            <w:top w:val="none" w:sz="0" w:space="0" w:color="auto"/>
            <w:left w:val="none" w:sz="0" w:space="0" w:color="auto"/>
            <w:bottom w:val="none" w:sz="0" w:space="0" w:color="auto"/>
            <w:right w:val="none" w:sz="0" w:space="0" w:color="auto"/>
          </w:divBdr>
        </w:div>
        <w:div w:id="1407069059">
          <w:marLeft w:val="706"/>
          <w:marRight w:val="0"/>
          <w:marTop w:val="0"/>
          <w:marBottom w:val="0"/>
          <w:divBdr>
            <w:top w:val="none" w:sz="0" w:space="0" w:color="auto"/>
            <w:left w:val="none" w:sz="0" w:space="0" w:color="auto"/>
            <w:bottom w:val="none" w:sz="0" w:space="0" w:color="auto"/>
            <w:right w:val="none" w:sz="0" w:space="0" w:color="auto"/>
          </w:divBdr>
        </w:div>
        <w:div w:id="1913082023">
          <w:marLeft w:val="706"/>
          <w:marRight w:val="0"/>
          <w:marTop w:val="0"/>
          <w:marBottom w:val="0"/>
          <w:divBdr>
            <w:top w:val="none" w:sz="0" w:space="0" w:color="auto"/>
            <w:left w:val="none" w:sz="0" w:space="0" w:color="auto"/>
            <w:bottom w:val="none" w:sz="0" w:space="0" w:color="auto"/>
            <w:right w:val="none" w:sz="0" w:space="0" w:color="auto"/>
          </w:divBdr>
        </w:div>
        <w:div w:id="1927109252">
          <w:marLeft w:val="706"/>
          <w:marRight w:val="0"/>
          <w:marTop w:val="0"/>
          <w:marBottom w:val="0"/>
          <w:divBdr>
            <w:top w:val="none" w:sz="0" w:space="0" w:color="auto"/>
            <w:left w:val="none" w:sz="0" w:space="0" w:color="auto"/>
            <w:bottom w:val="none" w:sz="0" w:space="0" w:color="auto"/>
            <w:right w:val="none" w:sz="0" w:space="0" w:color="auto"/>
          </w:divBdr>
        </w:div>
        <w:div w:id="2109500745">
          <w:marLeft w:val="274"/>
          <w:marRight w:val="0"/>
          <w:marTop w:val="0"/>
          <w:marBottom w:val="0"/>
          <w:divBdr>
            <w:top w:val="none" w:sz="0" w:space="0" w:color="auto"/>
            <w:left w:val="none" w:sz="0" w:space="0" w:color="auto"/>
            <w:bottom w:val="none" w:sz="0" w:space="0" w:color="auto"/>
            <w:right w:val="none" w:sz="0" w:space="0" w:color="auto"/>
          </w:divBdr>
        </w:div>
        <w:div w:id="2143420857">
          <w:marLeft w:val="706"/>
          <w:marRight w:val="0"/>
          <w:marTop w:val="0"/>
          <w:marBottom w:val="0"/>
          <w:divBdr>
            <w:top w:val="none" w:sz="0" w:space="0" w:color="auto"/>
            <w:left w:val="none" w:sz="0" w:space="0" w:color="auto"/>
            <w:bottom w:val="none" w:sz="0" w:space="0" w:color="auto"/>
            <w:right w:val="none" w:sz="0" w:space="0" w:color="auto"/>
          </w:divBdr>
        </w:div>
      </w:divsChild>
    </w:div>
    <w:div w:id="1549803984">
      <w:bodyDiv w:val="1"/>
      <w:marLeft w:val="0"/>
      <w:marRight w:val="0"/>
      <w:marTop w:val="0"/>
      <w:marBottom w:val="0"/>
      <w:divBdr>
        <w:top w:val="none" w:sz="0" w:space="0" w:color="auto"/>
        <w:left w:val="none" w:sz="0" w:space="0" w:color="auto"/>
        <w:bottom w:val="none" w:sz="0" w:space="0" w:color="auto"/>
        <w:right w:val="none" w:sz="0" w:space="0" w:color="auto"/>
      </w:divBdr>
    </w:div>
    <w:div w:id="1726370513">
      <w:bodyDiv w:val="1"/>
      <w:marLeft w:val="0"/>
      <w:marRight w:val="0"/>
      <w:marTop w:val="0"/>
      <w:marBottom w:val="0"/>
      <w:divBdr>
        <w:top w:val="none" w:sz="0" w:space="0" w:color="auto"/>
        <w:left w:val="none" w:sz="0" w:space="0" w:color="auto"/>
        <w:bottom w:val="none" w:sz="0" w:space="0" w:color="auto"/>
        <w:right w:val="none" w:sz="0" w:space="0" w:color="auto"/>
      </w:divBdr>
    </w:div>
    <w:div w:id="1825125102">
      <w:bodyDiv w:val="1"/>
      <w:marLeft w:val="0"/>
      <w:marRight w:val="0"/>
      <w:marTop w:val="0"/>
      <w:marBottom w:val="0"/>
      <w:divBdr>
        <w:top w:val="none" w:sz="0" w:space="0" w:color="auto"/>
        <w:left w:val="none" w:sz="0" w:space="0" w:color="auto"/>
        <w:bottom w:val="none" w:sz="0" w:space="0" w:color="auto"/>
        <w:right w:val="none" w:sz="0" w:space="0" w:color="auto"/>
      </w:divBdr>
      <w:divsChild>
        <w:div w:id="369455552">
          <w:marLeft w:val="706"/>
          <w:marRight w:val="0"/>
          <w:marTop w:val="0"/>
          <w:marBottom w:val="120"/>
          <w:divBdr>
            <w:top w:val="none" w:sz="0" w:space="0" w:color="auto"/>
            <w:left w:val="none" w:sz="0" w:space="0" w:color="auto"/>
            <w:bottom w:val="none" w:sz="0" w:space="0" w:color="auto"/>
            <w:right w:val="none" w:sz="0" w:space="0" w:color="auto"/>
          </w:divBdr>
        </w:div>
        <w:div w:id="475604876">
          <w:marLeft w:val="706"/>
          <w:marRight w:val="0"/>
          <w:marTop w:val="0"/>
          <w:marBottom w:val="120"/>
          <w:divBdr>
            <w:top w:val="none" w:sz="0" w:space="0" w:color="auto"/>
            <w:left w:val="none" w:sz="0" w:space="0" w:color="auto"/>
            <w:bottom w:val="none" w:sz="0" w:space="0" w:color="auto"/>
            <w:right w:val="none" w:sz="0" w:space="0" w:color="auto"/>
          </w:divBdr>
        </w:div>
        <w:div w:id="618726003">
          <w:marLeft w:val="706"/>
          <w:marRight w:val="0"/>
          <w:marTop w:val="0"/>
          <w:marBottom w:val="120"/>
          <w:divBdr>
            <w:top w:val="none" w:sz="0" w:space="0" w:color="auto"/>
            <w:left w:val="none" w:sz="0" w:space="0" w:color="auto"/>
            <w:bottom w:val="none" w:sz="0" w:space="0" w:color="auto"/>
            <w:right w:val="none" w:sz="0" w:space="0" w:color="auto"/>
          </w:divBdr>
        </w:div>
        <w:div w:id="773942680">
          <w:marLeft w:val="706"/>
          <w:marRight w:val="0"/>
          <w:marTop w:val="0"/>
          <w:marBottom w:val="120"/>
          <w:divBdr>
            <w:top w:val="none" w:sz="0" w:space="0" w:color="auto"/>
            <w:left w:val="none" w:sz="0" w:space="0" w:color="auto"/>
            <w:bottom w:val="none" w:sz="0" w:space="0" w:color="auto"/>
            <w:right w:val="none" w:sz="0" w:space="0" w:color="auto"/>
          </w:divBdr>
        </w:div>
        <w:div w:id="801076036">
          <w:marLeft w:val="0"/>
          <w:marRight w:val="0"/>
          <w:marTop w:val="0"/>
          <w:marBottom w:val="120"/>
          <w:divBdr>
            <w:top w:val="none" w:sz="0" w:space="0" w:color="auto"/>
            <w:left w:val="none" w:sz="0" w:space="0" w:color="auto"/>
            <w:bottom w:val="none" w:sz="0" w:space="0" w:color="auto"/>
            <w:right w:val="none" w:sz="0" w:space="0" w:color="auto"/>
          </w:divBdr>
        </w:div>
        <w:div w:id="898438530">
          <w:marLeft w:val="706"/>
          <w:marRight w:val="0"/>
          <w:marTop w:val="0"/>
          <w:marBottom w:val="120"/>
          <w:divBdr>
            <w:top w:val="none" w:sz="0" w:space="0" w:color="auto"/>
            <w:left w:val="none" w:sz="0" w:space="0" w:color="auto"/>
            <w:bottom w:val="none" w:sz="0" w:space="0" w:color="auto"/>
            <w:right w:val="none" w:sz="0" w:space="0" w:color="auto"/>
          </w:divBdr>
        </w:div>
        <w:div w:id="1278834387">
          <w:marLeft w:val="706"/>
          <w:marRight w:val="0"/>
          <w:marTop w:val="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7.png"/><Relationship Id="rId33" Type="http://schemas.openxmlformats.org/officeDocument/2006/relationships/image" Target="media/image15.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06BDD6-C184-4446-9235-0AE8B58E26AA}">
  <we:reference id="wa200010453" version="1.0.0.1" store="en-US" storeType="OMEX"/>
  <we:alternateReferences>
    <we:reference id="wa200010453" version="1.0.0.1" store="" storeType="OMEX"/>
  </we:alternateReferences>
  <we:properties>
    <we:property name="claude.fileId" value="&quot;3cadf88f-b0be-4732-953a-a65d62c2de0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AE8FA-F026-4D47-9C1D-AD679E942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7248</TotalTime>
  <Pages>47</Pages>
  <Words>11995</Words>
  <Characters>67534</Characters>
  <Application>Microsoft Office Word</Application>
  <DocSecurity>0</DocSecurity>
  <Lines>1378</Lines>
  <Paragraphs>497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Lousã</dc:creator>
  <cp:keywords/>
  <dc:description/>
  <cp:lastModifiedBy>Gonçalo Brandão</cp:lastModifiedBy>
  <cp:revision>34</cp:revision>
  <cp:lastPrinted>2026-07-09T19:29:00Z</cp:lastPrinted>
  <dcterms:created xsi:type="dcterms:W3CDTF">2019-09-18T19:08:00Z</dcterms:created>
  <dcterms:modified xsi:type="dcterms:W3CDTF">2026-07-10T15:51:00Z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5435bc79-077e-3b5c-9e61-823c7a5c0abf</vt:lpwstr>
  </property>
  <property fmtid="{D5CDD505-2E9C-101B-9397-08002B2CF9AE}" pid="4" name="Mendeley Citation Style_1">
    <vt:lpwstr>http://www.zotero.org/styles/apa</vt:lpwstr>
  </property>
</Properties>
</file>